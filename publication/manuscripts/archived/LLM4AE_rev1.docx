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DCFD" w14:textId="053C4712" w:rsidR="00FD596F" w:rsidRDefault="00FD596F" w:rsidP="00FD596F">
      <w:pPr>
        <w:pStyle w:val="Title"/>
        <w:jc w:val="center"/>
      </w:pPr>
      <w:r>
        <w:tab/>
      </w:r>
      <w:r w:rsidR="3738F2D4">
        <w:t xml:space="preserve">Named Entity Recognition of </w:t>
      </w:r>
      <w:r w:rsidR="000A7C7C">
        <w:t>C</w:t>
      </w:r>
      <w:r w:rsidR="3738F2D4">
        <w:t xml:space="preserve">linical </w:t>
      </w:r>
      <w:r w:rsidR="000A7C7C">
        <w:t>C</w:t>
      </w:r>
      <w:r w:rsidR="3738F2D4">
        <w:t xml:space="preserve">oncepts in </w:t>
      </w:r>
      <w:r w:rsidR="000A7C7C">
        <w:t>S</w:t>
      </w:r>
      <w:r w:rsidR="3738F2D4">
        <w:t xml:space="preserve">afety </w:t>
      </w:r>
      <w:r w:rsidR="000A7C7C">
        <w:t>R</w:t>
      </w:r>
      <w:r w:rsidR="3738F2D4">
        <w:t>eports using Large Language Model</w:t>
      </w:r>
      <w:r w:rsidR="000A7C7C">
        <w:t>s</w:t>
      </w:r>
      <w:r w:rsidR="3738F2D4">
        <w:t xml:space="preserve"> and BERT</w:t>
      </w:r>
    </w:p>
    <w:p w14:paraId="7B4A3753" w14:textId="77777777" w:rsidR="00FF70DA" w:rsidRDefault="00FF70DA" w:rsidP="00FF70DA">
      <w:pPr>
        <w:jc w:val="center"/>
        <w:rPr>
          <w:i/>
          <w:iCs/>
        </w:rPr>
      </w:pPr>
    </w:p>
    <w:p w14:paraId="6939741E" w14:textId="73D9E7A5" w:rsidR="00FF70DA" w:rsidRDefault="462DDB4E" w:rsidP="72FE3B2B">
      <w:pPr>
        <w:jc w:val="center"/>
      </w:pPr>
      <w:r>
        <w:t>Wenjuan Zhang</w:t>
      </w:r>
      <w:r w:rsidRPr="72FE3B2B">
        <w:rPr>
          <w:vertAlign w:val="superscript"/>
        </w:rPr>
        <w:t>1, $</w:t>
      </w:r>
      <w:r>
        <w:t>, Mengjie Lu</w:t>
      </w:r>
      <w:r w:rsidRPr="72FE3B2B">
        <w:rPr>
          <w:vertAlign w:val="superscript"/>
        </w:rPr>
        <w:t>2, $</w:t>
      </w:r>
      <w:r>
        <w:t>, Brandon Penny</w:t>
      </w:r>
      <w:r w:rsidRPr="72FE3B2B">
        <w:rPr>
          <w:vertAlign w:val="superscript"/>
        </w:rPr>
        <w:t>1</w:t>
      </w:r>
      <w:r w:rsidR="25EB585B" w:rsidRPr="72FE3B2B">
        <w:rPr>
          <w:vertAlign w:val="superscript"/>
        </w:rPr>
        <w:t>, $</w:t>
      </w:r>
      <w:r>
        <w:t>, Joshua Xu</w:t>
      </w:r>
      <w:r w:rsidRPr="72FE3B2B">
        <w:rPr>
          <w:vertAlign w:val="superscript"/>
        </w:rPr>
        <w:t>1</w:t>
      </w:r>
      <w:r>
        <w:t>, Oanh Dang</w:t>
      </w:r>
      <w:r w:rsidRPr="72FE3B2B">
        <w:rPr>
          <w:vertAlign w:val="superscript"/>
        </w:rPr>
        <w:t>2</w:t>
      </w:r>
      <w:r w:rsidR="002B3AEE">
        <w:rPr>
          <w:vertAlign w:val="superscript"/>
        </w:rPr>
        <w:t>*</w:t>
      </w:r>
      <w:r>
        <w:t>, Leihong Wu</w:t>
      </w:r>
      <w:r w:rsidRPr="72FE3B2B">
        <w:rPr>
          <w:vertAlign w:val="superscript"/>
        </w:rPr>
        <w:t>1</w:t>
      </w:r>
      <w:r w:rsidR="002B3AEE">
        <w:rPr>
          <w:vertAlign w:val="superscript"/>
        </w:rPr>
        <w:t>*</w:t>
      </w:r>
    </w:p>
    <w:p w14:paraId="5C28A499" w14:textId="42146DBE" w:rsidR="00FF70DA" w:rsidRDefault="462DDB4E" w:rsidP="72FE3B2B">
      <w:pPr>
        <w:jc w:val="center"/>
        <w:rPr>
          <w:i/>
          <w:iCs/>
        </w:rPr>
      </w:pPr>
      <w:r w:rsidRPr="72FE3B2B">
        <w:rPr>
          <w:i/>
          <w:iCs/>
          <w:vertAlign w:val="superscript"/>
        </w:rPr>
        <w:t>$</w:t>
      </w:r>
      <w:r w:rsidRPr="72FE3B2B">
        <w:rPr>
          <w:i/>
          <w:iCs/>
        </w:rPr>
        <w:t>Contribute</w:t>
      </w:r>
      <w:r w:rsidR="002E2EA5">
        <w:rPr>
          <w:i/>
          <w:iCs/>
        </w:rPr>
        <w:t>d</w:t>
      </w:r>
      <w:r w:rsidRPr="72FE3B2B">
        <w:rPr>
          <w:i/>
          <w:iCs/>
        </w:rPr>
        <w:t xml:space="preserve"> equally to this study</w:t>
      </w:r>
    </w:p>
    <w:p w14:paraId="1E3F6B88" w14:textId="77777777" w:rsidR="00FF70DA" w:rsidRDefault="00FF70DA" w:rsidP="00FF70DA">
      <w:pPr>
        <w:rPr>
          <w:i/>
          <w:iCs/>
        </w:rPr>
      </w:pPr>
    </w:p>
    <w:p w14:paraId="020D141B" w14:textId="32C76425" w:rsidR="00FF70DA" w:rsidRDefault="00FF70DA" w:rsidP="00FF70DA">
      <w:pPr>
        <w:rPr>
          <w:i/>
          <w:iCs/>
        </w:rPr>
      </w:pPr>
      <w:r w:rsidRPr="00AC3DDB">
        <w:rPr>
          <w:i/>
          <w:iCs/>
          <w:vertAlign w:val="superscript"/>
        </w:rPr>
        <w:t>1</w:t>
      </w:r>
      <w:r w:rsidR="00775283">
        <w:rPr>
          <w:i/>
          <w:iCs/>
        </w:rPr>
        <w:t>D</w:t>
      </w:r>
      <w:r w:rsidR="002B3AEE">
        <w:rPr>
          <w:i/>
          <w:iCs/>
        </w:rPr>
        <w:t xml:space="preserve">ivsion of </w:t>
      </w:r>
      <w:r w:rsidR="00775283">
        <w:rPr>
          <w:i/>
          <w:iCs/>
        </w:rPr>
        <w:t>B</w:t>
      </w:r>
      <w:r w:rsidR="002B3AEE">
        <w:rPr>
          <w:i/>
          <w:iCs/>
        </w:rPr>
        <w:t xml:space="preserve">ioinformatics and </w:t>
      </w:r>
      <w:r w:rsidR="00775283">
        <w:rPr>
          <w:i/>
          <w:iCs/>
        </w:rPr>
        <w:t>B</w:t>
      </w:r>
      <w:r w:rsidR="002B3AEE">
        <w:rPr>
          <w:i/>
          <w:iCs/>
        </w:rPr>
        <w:t>iostatistics</w:t>
      </w:r>
      <w:r w:rsidR="00775283">
        <w:rPr>
          <w:i/>
          <w:iCs/>
        </w:rPr>
        <w:t>, N</w:t>
      </w:r>
      <w:r>
        <w:rPr>
          <w:i/>
          <w:iCs/>
        </w:rPr>
        <w:t>ational Center for Toxicological Research, U.S. FDA, 3900 NCTR Rd, Jefferson, AR, USA, 72079</w:t>
      </w:r>
    </w:p>
    <w:p w14:paraId="720B5838" w14:textId="77777777" w:rsidR="002559AB" w:rsidRDefault="00FF70DA" w:rsidP="00FF70DA">
      <w:pPr>
        <w:rPr>
          <w:i/>
          <w:iCs/>
        </w:rPr>
      </w:pPr>
      <w:r w:rsidRPr="00AC3DDB">
        <w:rPr>
          <w:i/>
          <w:iCs/>
          <w:vertAlign w:val="superscript"/>
        </w:rPr>
        <w:t>2</w:t>
      </w:r>
      <w:r w:rsidR="001544E5">
        <w:rPr>
          <w:i/>
          <w:iCs/>
        </w:rPr>
        <w:t>O</w:t>
      </w:r>
      <w:r w:rsidR="00937C38">
        <w:rPr>
          <w:i/>
          <w:iCs/>
        </w:rPr>
        <w:t xml:space="preserve">ffice of Surveillance and </w:t>
      </w:r>
      <w:r w:rsidR="001544E5">
        <w:rPr>
          <w:i/>
          <w:iCs/>
        </w:rPr>
        <w:t>E</w:t>
      </w:r>
      <w:r w:rsidR="00937C38">
        <w:rPr>
          <w:i/>
          <w:iCs/>
        </w:rPr>
        <w:t>pidemiology</w:t>
      </w:r>
      <w:r w:rsidR="001544E5">
        <w:rPr>
          <w:i/>
          <w:iCs/>
        </w:rPr>
        <w:t>, C</w:t>
      </w:r>
      <w:r>
        <w:rPr>
          <w:i/>
          <w:iCs/>
        </w:rPr>
        <w:t xml:space="preserve">enter for Drug Evaluation and Research, U.S. FDA, </w:t>
      </w:r>
      <w:r w:rsidR="00FD1DB3">
        <w:rPr>
          <w:i/>
          <w:iCs/>
        </w:rPr>
        <w:t>10903</w:t>
      </w:r>
      <w:r w:rsidRPr="005831E3">
        <w:rPr>
          <w:i/>
          <w:iCs/>
        </w:rPr>
        <w:t xml:space="preserve"> New Hampshire Avenue</w:t>
      </w:r>
      <w:r>
        <w:rPr>
          <w:i/>
          <w:iCs/>
        </w:rPr>
        <w:t>,</w:t>
      </w:r>
      <w:r w:rsidRPr="005831E3">
        <w:rPr>
          <w:i/>
          <w:iCs/>
        </w:rPr>
        <w:t xml:space="preserve"> Silver Spring, MD</w:t>
      </w:r>
      <w:r>
        <w:rPr>
          <w:i/>
          <w:iCs/>
        </w:rPr>
        <w:t>, USA,</w:t>
      </w:r>
      <w:r w:rsidRPr="005831E3">
        <w:rPr>
          <w:i/>
          <w:iCs/>
        </w:rPr>
        <w:t xml:space="preserve"> 20993</w:t>
      </w:r>
    </w:p>
    <w:p w14:paraId="2EF31763" w14:textId="77777777" w:rsidR="002559AB" w:rsidRDefault="002559AB" w:rsidP="00FF70DA">
      <w:pPr>
        <w:rPr>
          <w:i/>
          <w:iCs/>
        </w:rPr>
      </w:pPr>
    </w:p>
    <w:p w14:paraId="35067054" w14:textId="6958296E" w:rsidR="00FB74C0" w:rsidRDefault="00C47E8B" w:rsidP="00FF70DA">
      <w:pPr>
        <w:rPr>
          <w:i/>
          <w:iCs/>
        </w:rPr>
      </w:pPr>
      <w:r>
        <w:rPr>
          <w:i/>
          <w:iCs/>
        </w:rPr>
        <w:t>*</w:t>
      </w:r>
      <w:r w:rsidR="002559AB">
        <w:rPr>
          <w:i/>
          <w:iCs/>
        </w:rPr>
        <w:t>Corresponding author: Oanh Dang (</w:t>
      </w:r>
      <w:hyperlink r:id="rId6" w:history="1">
        <w:r w:rsidR="00FB74C0" w:rsidRPr="00FC2756">
          <w:rPr>
            <w:rStyle w:val="Hyperlink"/>
            <w:i/>
            <w:iCs/>
          </w:rPr>
          <w:t>oanh.dang@fda.hhs.gov</w:t>
        </w:r>
      </w:hyperlink>
      <w:r w:rsidR="00FB74C0">
        <w:rPr>
          <w:i/>
          <w:iCs/>
        </w:rPr>
        <w:t>), Leihong Wu (</w:t>
      </w:r>
      <w:hyperlink r:id="rId7" w:history="1">
        <w:r w:rsidR="00FB74C0" w:rsidRPr="00FC2756">
          <w:rPr>
            <w:rStyle w:val="Hyperlink"/>
            <w:i/>
            <w:iCs/>
          </w:rPr>
          <w:t>Leihong.wu@fda.hhs.gov</w:t>
        </w:r>
      </w:hyperlink>
      <w:r w:rsidR="00FB74C0">
        <w:rPr>
          <w:i/>
          <w:iCs/>
        </w:rPr>
        <w:t>)</w:t>
      </w:r>
    </w:p>
    <w:p w14:paraId="4AC8FF2A" w14:textId="640F2B8B" w:rsidR="00FF70DA" w:rsidRDefault="00FF70DA" w:rsidP="00FF70DA">
      <w:pPr>
        <w:rPr>
          <w:i/>
          <w:iCs/>
        </w:rPr>
      </w:pPr>
      <w:r>
        <w:rPr>
          <w:i/>
          <w:iCs/>
        </w:rPr>
        <w:br w:type="page"/>
      </w:r>
    </w:p>
    <w:p w14:paraId="6C002A5E" w14:textId="77777777" w:rsidR="001A60A2" w:rsidRDefault="001A60A2" w:rsidP="001A60A2">
      <w:pPr>
        <w:pStyle w:val="Heading1"/>
      </w:pPr>
      <w:r>
        <w:t>Abstract</w:t>
      </w:r>
    </w:p>
    <w:p w14:paraId="4A1670D8" w14:textId="77777777" w:rsidR="002708C4" w:rsidRDefault="0049556D" w:rsidP="72FE3B2B">
      <w:pPr>
        <w:spacing w:line="360" w:lineRule="auto"/>
      </w:pPr>
      <w:r w:rsidRPr="002708C4">
        <w:rPr>
          <w:b/>
          <w:bCs/>
        </w:rPr>
        <w:t>Introduction</w:t>
      </w:r>
      <w:r>
        <w:t xml:space="preserve">: </w:t>
      </w:r>
      <w:r w:rsidR="09ABBC06">
        <w:t xml:space="preserve">Post-marketing safety surveillance relies heavily on free-text narratives in </w:t>
      </w:r>
      <w:r w:rsidR="0058118B">
        <w:t>the I</w:t>
      </w:r>
      <w:r w:rsidR="09ABBC06">
        <w:t xml:space="preserve">ndividual </w:t>
      </w:r>
      <w:r w:rsidR="0058118B">
        <w:t>C</w:t>
      </w:r>
      <w:r w:rsidR="09ABBC06">
        <w:t xml:space="preserve">ase </w:t>
      </w:r>
      <w:r w:rsidR="009A27FB">
        <w:t>S</w:t>
      </w:r>
      <w:r w:rsidR="09ABBC06">
        <w:t xml:space="preserve">afety </w:t>
      </w:r>
      <w:r w:rsidR="009A27FB">
        <w:t>R</w:t>
      </w:r>
      <w:r w:rsidR="09ABBC06">
        <w:t>eports (ICSRs), but large-scale extraction of clinical</w:t>
      </w:r>
      <w:r w:rsidR="50CD4DCA">
        <w:t xml:space="preserve"> </w:t>
      </w:r>
      <w:r w:rsidR="09ABBC06">
        <w:t>concepts</w:t>
      </w:r>
      <w:r w:rsidR="50CD4DCA">
        <w:t xml:space="preserve"> (</w:t>
      </w:r>
      <w:r w:rsidR="21FFB1E8">
        <w:t xml:space="preserve">i.e., key </w:t>
      </w:r>
      <w:r w:rsidR="1552D439">
        <w:t>safety</w:t>
      </w:r>
      <w:r w:rsidR="21FFB1E8">
        <w:t xml:space="preserve"> information)</w:t>
      </w:r>
      <w:r w:rsidR="09ABBC06">
        <w:t xml:space="preserve"> remains challenging. </w:t>
      </w:r>
      <w:r w:rsidR="03912F02">
        <w:t>T</w:t>
      </w:r>
      <w:r w:rsidR="1C29741B">
        <w:t xml:space="preserve">he lack of </w:t>
      </w:r>
      <w:r w:rsidR="03912F02">
        <w:t xml:space="preserve">an </w:t>
      </w:r>
      <w:r w:rsidR="1C29741B">
        <w:t>extensive benchmarking dataset is</w:t>
      </w:r>
      <w:r w:rsidR="03912F02">
        <w:t xml:space="preserve"> a promin</w:t>
      </w:r>
      <w:r w:rsidR="382D070E">
        <w:t>ent obstacle.</w:t>
      </w:r>
      <w:r w:rsidR="03912F02">
        <w:t xml:space="preserve"> </w:t>
      </w:r>
    </w:p>
    <w:p w14:paraId="0D0CE57D" w14:textId="18BFAC9E" w:rsidR="002F3436" w:rsidRDefault="002708C4" w:rsidP="72FE3B2B">
      <w:pPr>
        <w:spacing w:line="360" w:lineRule="auto"/>
      </w:pPr>
      <w:r w:rsidRPr="002708C4">
        <w:rPr>
          <w:b/>
          <w:bCs/>
        </w:rPr>
        <w:t>Methods</w:t>
      </w:r>
      <w:r>
        <w:t xml:space="preserve">: </w:t>
      </w:r>
      <w:r w:rsidR="7A42343D">
        <w:t>Using an annotation tool</w:t>
      </w:r>
      <w:r w:rsidR="76D05C7F">
        <w:t xml:space="preserve"> built in-house</w:t>
      </w:r>
      <w:r w:rsidR="7A42343D">
        <w:t xml:space="preserve">, we </w:t>
      </w:r>
      <w:r w:rsidR="3612A4A9">
        <w:t>compiled</w:t>
      </w:r>
      <w:r w:rsidR="7A42343D">
        <w:t xml:space="preserve"> </w:t>
      </w:r>
      <w:ins w:id="0" w:author="Wu, Leihong" w:date="2026-08-31T08:57:00Z" w16du:dateUtc="2026-08-31T13:57:00Z">
        <w:r w:rsidR="006643C2">
          <w:t xml:space="preserve">expert reference annotations </w:t>
        </w:r>
        <w:r w:rsidR="00216995">
          <w:t xml:space="preserve">for </w:t>
        </w:r>
      </w:ins>
      <w:r w:rsidR="7A42343D">
        <w:t>829</w:t>
      </w:r>
      <w:r w:rsidR="00204C50">
        <w:t xml:space="preserve"> </w:t>
      </w:r>
      <w:ins w:id="1" w:author="Wu, Leihong" w:date="2026-08-28T10:15:00Z" w16du:dateUtc="2026-08-28T15:15:00Z">
        <w:r w:rsidR="00204C50">
          <w:t xml:space="preserve">FDA Adverse Event Reporting System (FAERS) </w:t>
        </w:r>
      </w:ins>
      <w:del w:id="2" w:author="Wu, Leihong" w:date="2026-08-28T10:15:00Z" w16du:dateUtc="2026-08-28T15:15:00Z">
        <w:r w:rsidR="00204C50" w:rsidDel="00204C50">
          <w:delText>FAERS</w:delText>
        </w:r>
        <w:r w:rsidR="00A25D7F" w:rsidDel="00204C50">
          <w:delText xml:space="preserve"> </w:delText>
        </w:r>
      </w:del>
      <w:r w:rsidR="0258625F">
        <w:t>ICSR</w:t>
      </w:r>
      <w:r w:rsidR="7A42343D">
        <w:t xml:space="preserve"> </w:t>
      </w:r>
      <w:r w:rsidR="00A25D7F" w:rsidRPr="00A25D7F">
        <w:t xml:space="preserve">narratives </w:t>
      </w:r>
      <w:del w:id="3" w:author="Wu, Leihong" w:date="2026-08-31T08:58:00Z" w16du:dateUtc="2026-08-31T13:58:00Z">
        <w:r w:rsidR="3612A4A9" w:rsidDel="00216995">
          <w:delText xml:space="preserve">with expert annotations </w:delText>
        </w:r>
      </w:del>
      <w:r w:rsidR="09ABBC06">
        <w:t>covering 17 clinical entity types</w:t>
      </w:r>
      <w:r w:rsidR="39C6B57A">
        <w:t>.</w:t>
      </w:r>
      <w:r w:rsidR="375B13F2">
        <w:t xml:space="preserve"> We then</w:t>
      </w:r>
      <w:r w:rsidR="09ABBC06">
        <w:t xml:space="preserve"> </w:t>
      </w:r>
      <w:ins w:id="4" w:author="Wu, Leihong" w:date="2026-08-31T08:58:00Z" w16du:dateUtc="2026-08-31T13:58:00Z">
        <w:r w:rsidR="00216995">
          <w:t xml:space="preserve">used this corpus to compare </w:t>
        </w:r>
      </w:ins>
      <w:del w:id="5" w:author="Wu, Leihong" w:date="2026-08-31T08:58:00Z" w16du:dateUtc="2026-08-31T13:58:00Z">
        <w:r w:rsidR="65C5F3B5" w:rsidDel="00216995">
          <w:delText xml:space="preserve">demonstrate the value of </w:delText>
        </w:r>
        <w:r w:rsidR="375B13F2" w:rsidDel="00216995">
          <w:delText>this benchmarking dataset</w:delText>
        </w:r>
        <w:r w:rsidR="09ABBC06" w:rsidDel="00216995">
          <w:delText xml:space="preserve"> </w:delText>
        </w:r>
        <w:r w:rsidR="1BBBF85D" w:rsidDel="00216995">
          <w:delText>by</w:delText>
        </w:r>
        <w:r w:rsidR="09ABBC06" w:rsidDel="00216995">
          <w:delText xml:space="preserve"> compar</w:delText>
        </w:r>
        <w:r w:rsidR="1BBBF85D" w:rsidDel="00216995">
          <w:delText>ing</w:delText>
        </w:r>
        <w:r w:rsidR="09ABBC06" w:rsidDel="00216995">
          <w:delText xml:space="preserve"> </w:delText>
        </w:r>
      </w:del>
      <w:r w:rsidR="09ABBC06">
        <w:t xml:space="preserve">three </w:t>
      </w:r>
      <w:r w:rsidR="1BBBF85D">
        <w:t xml:space="preserve">automated </w:t>
      </w:r>
      <w:r w:rsidR="09ABBC06">
        <w:t>annotation strategies: a previously established rule-based system (ETHER), a</w:t>
      </w:r>
      <w:r w:rsidR="007441BD">
        <w:t>n</w:t>
      </w:r>
      <w:r w:rsidR="09ABBC06">
        <w:t xml:space="preserve"> instruction-tuned large language model (LLM), and a fine-tuned BERT named entity recognition model. </w:t>
      </w:r>
    </w:p>
    <w:p w14:paraId="2F5EAC84" w14:textId="764FD5D9" w:rsidR="002F3436" w:rsidRDefault="002F3436" w:rsidP="72FE3B2B">
      <w:pPr>
        <w:spacing w:line="360" w:lineRule="auto"/>
      </w:pPr>
      <w:r w:rsidRPr="002F3436">
        <w:rPr>
          <w:b/>
          <w:bCs/>
        </w:rPr>
        <w:t>Results</w:t>
      </w:r>
      <w:r>
        <w:t xml:space="preserve">: </w:t>
      </w:r>
      <w:r w:rsidR="009476B6">
        <w:t>T</w:t>
      </w:r>
      <w:r w:rsidR="09ABBC06">
        <w:t>he LLM substantially outperformed ETHER and provided broader concept covera</w:t>
      </w:r>
      <w:r w:rsidR="09ABBC06" w:rsidRPr="00677DAA">
        <w:t>ge. On FAERS narratives, BERT achieved higher overall F1 than the LLM (0.</w:t>
      </w:r>
      <w:r w:rsidR="00815FCB" w:rsidRPr="00677DAA">
        <w:t>54</w:t>
      </w:r>
      <w:r w:rsidR="09ABBC06" w:rsidRPr="00677DAA">
        <w:t xml:space="preserve"> vs. 0.</w:t>
      </w:r>
      <w:r w:rsidR="00815FCB" w:rsidRPr="00677DAA">
        <w:t>42)</w:t>
      </w:r>
      <w:r w:rsidR="09ABBC06" w:rsidRPr="00677DAA">
        <w:t xml:space="preserve">. </w:t>
      </w:r>
      <w:r w:rsidR="008C7919">
        <w:t xml:space="preserve">The </w:t>
      </w:r>
      <w:r w:rsidR="09ABBC06">
        <w:t xml:space="preserve">LLM was </w:t>
      </w:r>
      <w:r w:rsidR="00D33BA7">
        <w:t>comparable</w:t>
      </w:r>
      <w:r w:rsidR="09ABBC06">
        <w:t xml:space="preserve"> </w:t>
      </w:r>
      <w:r w:rsidR="00D33BA7">
        <w:t xml:space="preserve">to BERT </w:t>
      </w:r>
      <w:r w:rsidR="09ABBC06">
        <w:t xml:space="preserve">for </w:t>
      </w:r>
      <w:r w:rsidR="00D33BA7">
        <w:t xml:space="preserve">common </w:t>
      </w:r>
      <w:r w:rsidR="09ABBC06">
        <w:t>categories such as adverse events and drugs, whereas BERT showed clear gains</w:t>
      </w:r>
      <w:r w:rsidR="00FC4104">
        <w:t xml:space="preserve"> </w:t>
      </w:r>
      <w:r w:rsidR="00EA3281">
        <w:t xml:space="preserve">in </w:t>
      </w:r>
      <w:r w:rsidR="00FC4104">
        <w:t xml:space="preserve">accuracy </w:t>
      </w:r>
      <w:r w:rsidR="09ABBC06">
        <w:t xml:space="preserve">for context-dependent concepts including laboratory findings, diagnostic entities, and status. A similar pattern </w:t>
      </w:r>
      <w:r w:rsidR="00DA1446" w:rsidRPr="00DA1446">
        <w:t xml:space="preserve">was observed </w:t>
      </w:r>
      <w:r w:rsidR="09ABBC06">
        <w:t>on an existing</w:t>
      </w:r>
      <w:ins w:id="6" w:author="Wu, Leihong" w:date="2026-08-28T10:16:00Z" w16du:dateUtc="2026-08-28T15:16:00Z">
        <w:r w:rsidR="00335D3C">
          <w:t xml:space="preserve"> Vaccine Adverse Events Reporting System</w:t>
        </w:r>
      </w:ins>
      <w:r w:rsidR="09ABBC06">
        <w:t xml:space="preserve"> </w:t>
      </w:r>
      <w:ins w:id="7" w:author="Wu, Leihong" w:date="2026-08-28T10:16:00Z" w16du:dateUtc="2026-08-28T15:16:00Z">
        <w:r w:rsidR="00335D3C">
          <w:t>(</w:t>
        </w:r>
      </w:ins>
      <w:r w:rsidR="09ABBC06">
        <w:t>VAERS</w:t>
      </w:r>
      <w:ins w:id="8" w:author="Wu, Leihong" w:date="2026-08-28T10:16:00Z" w16du:dateUtc="2026-08-28T15:16:00Z">
        <w:r w:rsidR="00335D3C">
          <w:t>)</w:t>
        </w:r>
      </w:ins>
      <w:r w:rsidR="09ABBC06">
        <w:t xml:space="preserve"> benchmark corpus, where BERT again outperformed the LLM in overall F1 (0.</w:t>
      </w:r>
      <w:r w:rsidR="00D33BA7">
        <w:t>53</w:t>
      </w:r>
      <w:r w:rsidR="09ABBC06">
        <w:t xml:space="preserve"> vs. 0.</w:t>
      </w:r>
      <w:r w:rsidR="00D33BA7">
        <w:t>3</w:t>
      </w:r>
      <w:r w:rsidR="09ABBC06">
        <w:t xml:space="preserve">1). </w:t>
      </w:r>
    </w:p>
    <w:p w14:paraId="203BC227" w14:textId="02A9CBAF" w:rsidR="00D33BA7" w:rsidRDefault="002F3436" w:rsidP="72FE3B2B">
      <w:pPr>
        <w:spacing w:line="360" w:lineRule="auto"/>
      </w:pPr>
      <w:r w:rsidRPr="002F3436">
        <w:rPr>
          <w:b/>
          <w:bCs/>
        </w:rPr>
        <w:t>Conclusion</w:t>
      </w:r>
      <w:r>
        <w:t xml:space="preserve">: </w:t>
      </w:r>
      <w:r w:rsidR="09ABBC06">
        <w:t xml:space="preserve">These results highlight the value of </w:t>
      </w:r>
      <w:r w:rsidR="7FFA6237">
        <w:t>fine-tuning</w:t>
      </w:r>
      <w:r w:rsidR="09ABBC06">
        <w:t xml:space="preserve"> BERT models on curated corpora for </w:t>
      </w:r>
      <w:r w:rsidR="7F52CED2">
        <w:t>specific</w:t>
      </w:r>
      <w:r w:rsidR="09ABBC06">
        <w:t xml:space="preserve"> pharmacovigilance NLP</w:t>
      </w:r>
      <w:r w:rsidR="16A80FBA">
        <w:t xml:space="preserve"> tasks</w:t>
      </w:r>
      <w:r w:rsidR="09ABBC06">
        <w:t xml:space="preserve"> and </w:t>
      </w:r>
      <w:ins w:id="9" w:author="Wu, Leihong" w:date="2026-08-31T08:59:00Z" w16du:dateUtc="2026-08-31T13:59:00Z">
        <w:r w:rsidR="009A6AE6">
          <w:t xml:space="preserve">establish the </w:t>
        </w:r>
      </w:ins>
      <w:del w:id="10" w:author="Wu, Leihong" w:date="2026-08-31T08:59:00Z" w16du:dateUtc="2026-08-31T13:59:00Z">
        <w:r w:rsidR="09ABBC06" w:rsidDel="009A6AE6">
          <w:delText xml:space="preserve">position our </w:delText>
        </w:r>
      </w:del>
      <w:r w:rsidR="09ABBC06">
        <w:t xml:space="preserve">FAERS </w:t>
      </w:r>
      <w:ins w:id="11" w:author="Wu, Leihong" w:date="2026-08-31T08:59:00Z" w16du:dateUtc="2026-08-31T13:59:00Z">
        <w:r w:rsidR="00355779">
          <w:t>annotations as an expert-curat</w:t>
        </w:r>
      </w:ins>
      <w:ins w:id="12" w:author="Wu, Leihong" w:date="2026-08-31T09:00:00Z" w16du:dateUtc="2026-08-31T14:00:00Z">
        <w:r w:rsidR="00355779">
          <w:t xml:space="preserve">ed reference resource </w:t>
        </w:r>
      </w:ins>
      <w:del w:id="13" w:author="Wu, Leihong" w:date="2026-08-31T09:00:00Z" w16du:dateUtc="2026-08-31T14:00:00Z">
        <w:r w:rsidR="09ABBC06" w:rsidDel="00355779">
          <w:delText>corpus as a reusable benchmark</w:delText>
        </w:r>
        <w:r w:rsidR="0BB14F2A" w:rsidDel="00355779">
          <w:delText>ing dataset</w:delText>
        </w:r>
        <w:r w:rsidR="09ABBC06" w:rsidDel="00355779">
          <w:delText xml:space="preserve"> </w:delText>
        </w:r>
      </w:del>
      <w:r w:rsidR="09ABBC06">
        <w:t xml:space="preserve">for </w:t>
      </w:r>
      <w:r w:rsidR="16A80FBA">
        <w:t xml:space="preserve">development and </w:t>
      </w:r>
      <w:ins w:id="14" w:author="Wu, Leihong" w:date="2026-08-31T09:00:00Z" w16du:dateUtc="2026-08-31T14:00:00Z">
        <w:r w:rsidR="00285E1F">
          <w:t xml:space="preserve">methodological </w:t>
        </w:r>
      </w:ins>
      <w:r w:rsidR="09ABBC06">
        <w:t>evaluati</w:t>
      </w:r>
      <w:r w:rsidR="16A80FBA">
        <w:t xml:space="preserve">on of </w:t>
      </w:r>
      <w:r w:rsidR="13D05492">
        <w:t xml:space="preserve">clinical </w:t>
      </w:r>
      <w:r w:rsidR="09ABBC06">
        <w:t xml:space="preserve">concept extraction </w:t>
      </w:r>
      <w:del w:id="15" w:author="Wu, Leihong" w:date="2026-08-31T09:00:00Z" w16du:dateUtc="2026-08-31T14:00:00Z">
        <w:r w:rsidR="09ABBC06" w:rsidDel="00285E1F">
          <w:delText>methods</w:delText>
        </w:r>
      </w:del>
      <w:ins w:id="16" w:author="Wu, Leihong" w:date="2026-08-31T09:00:00Z" w16du:dateUtc="2026-08-31T14:00:00Z">
        <w:r w:rsidR="00285E1F">
          <w:t>from safety narratives</w:t>
        </w:r>
      </w:ins>
      <w:r w:rsidR="09ABBC06">
        <w:t>.</w:t>
      </w:r>
    </w:p>
    <w:p w14:paraId="5DA684D7" w14:textId="77777777" w:rsidR="00D33BA7" w:rsidRDefault="00D33BA7">
      <w:r>
        <w:br w:type="page"/>
      </w:r>
    </w:p>
    <w:p w14:paraId="46652BE4" w14:textId="5CE64A66" w:rsidR="00F542BE" w:rsidRDefault="00F542BE">
      <w:r w:rsidRPr="00F542BE">
        <w:rPr>
          <w:b/>
          <w:bCs/>
        </w:rPr>
        <w:t>Key</w:t>
      </w:r>
      <w:r w:rsidR="00D13299">
        <w:rPr>
          <w:b/>
          <w:bCs/>
        </w:rPr>
        <w:t xml:space="preserve"> </w:t>
      </w:r>
      <w:r w:rsidRPr="00F542BE">
        <w:rPr>
          <w:b/>
          <w:bCs/>
        </w:rPr>
        <w:t>points</w:t>
      </w:r>
      <w:r>
        <w:t>:</w:t>
      </w:r>
    </w:p>
    <w:p w14:paraId="2A881B74" w14:textId="08168D0B" w:rsidR="00612D64" w:rsidRPr="00612D64" w:rsidRDefault="00612D64" w:rsidP="00612D64">
      <w:r w:rsidRPr="00612D64">
        <w:t>• We developed an expert-</w:t>
      </w:r>
      <w:ins w:id="17" w:author="Wu, Leihong" w:date="2026-08-31T09:01:00Z" w16du:dateUtc="2026-08-31T14:01:00Z">
        <w:r w:rsidR="000F397F">
          <w:t>curated</w:t>
        </w:r>
      </w:ins>
      <w:del w:id="18" w:author="Wu, Leihong" w:date="2026-08-31T09:01:00Z" w16du:dateUtc="2026-08-31T14:01:00Z">
        <w:r w:rsidRPr="00612D64" w:rsidDel="000F397F">
          <w:delText>annotated</w:delText>
        </w:r>
      </w:del>
      <w:r w:rsidRPr="00612D64">
        <w:t xml:space="preserve"> FAERS </w:t>
      </w:r>
      <w:ins w:id="19" w:author="Wu, Leihong" w:date="2026-08-31T09:01:00Z" w16du:dateUtc="2026-08-31T14:01:00Z">
        <w:r w:rsidR="000F397F">
          <w:t>reference corpus</w:t>
        </w:r>
      </w:ins>
      <w:del w:id="20" w:author="Wu, Leihong" w:date="2026-08-31T09:01:00Z" w16du:dateUtc="2026-08-31T14:01:00Z">
        <w:r w:rsidRPr="00612D64" w:rsidDel="000F397F">
          <w:delText>benchmark dataset</w:delText>
        </w:r>
      </w:del>
      <w:r w:rsidRPr="00612D64">
        <w:t xml:space="preserve"> for clinical concept extraction from safety report narratives, </w:t>
      </w:r>
      <w:ins w:id="21" w:author="Wu, Leihong" w:date="2026-08-31T09:01:00Z" w16du:dateUtc="2026-08-31T14:01:00Z">
        <w:r w:rsidR="005550DE">
          <w:t>and characterized its scale</w:t>
        </w:r>
      </w:ins>
      <w:ins w:id="22" w:author="Wu, Leihong" w:date="2026-08-31T09:02:00Z" w16du:dateUtc="2026-08-31T14:02:00Z">
        <w:r w:rsidR="005550DE">
          <w:t>, clinical composition, and annotation diversity</w:t>
        </w:r>
      </w:ins>
      <w:del w:id="23" w:author="Wu, Leihong" w:date="2026-08-31T09:02:00Z" w16du:dateUtc="2026-08-31T14:02:00Z">
        <w:r w:rsidRPr="00612D64" w:rsidDel="005550DE">
          <w:delText xml:space="preserve">establishing a reusable resource for </w:delText>
        </w:r>
        <w:r w:rsidR="00CB20F0" w:rsidDel="005550DE">
          <w:delText xml:space="preserve">future FDA </w:delText>
        </w:r>
        <w:r w:rsidRPr="00612D64" w:rsidDel="005550DE">
          <w:delText>pharmacovigilance research</w:delText>
        </w:r>
      </w:del>
      <w:r w:rsidRPr="00612D64">
        <w:t>.</w:t>
      </w:r>
    </w:p>
    <w:p w14:paraId="4291F806" w14:textId="77777777" w:rsidR="00612D64" w:rsidRPr="00612D64" w:rsidRDefault="00612D64" w:rsidP="00612D64">
      <w:r w:rsidRPr="00612D64">
        <w:t>• Large language models substantially outperformed a traditional rule-based system, demonstrating the promise of modern AI approaches for safety report analysis.</w:t>
      </w:r>
    </w:p>
    <w:p w14:paraId="74E4E893" w14:textId="68E57771" w:rsidR="00612D64" w:rsidRPr="00612D64" w:rsidRDefault="00612D64" w:rsidP="00612D64">
      <w:r w:rsidRPr="00612D64">
        <w:t xml:space="preserve">• Fine-tuned BERT models </w:t>
      </w:r>
      <w:ins w:id="24" w:author="Wu, Leihong" w:date="2026-08-31T09:02:00Z" w16du:dateUtc="2026-08-31T14:02:00Z">
        <w:r w:rsidR="003C6F37">
          <w:t xml:space="preserve">are evaluated using repeated random-seed training and cross-validation to quantify robustness and reduce dependence on a single experiment run. </w:t>
        </w:r>
      </w:ins>
      <w:del w:id="25" w:author="Wu, Leihong" w:date="2026-08-31T09:02:00Z" w16du:dateUtc="2026-08-31T14:02:00Z">
        <w:r w:rsidRPr="00612D64" w:rsidDel="003C6F37">
          <w:delText>achieved the highest performance, underscoring the importance of curated training data and domain-specific model development for pharmacovigilance applications.</w:delText>
        </w:r>
      </w:del>
    </w:p>
    <w:p w14:paraId="6963B448" w14:textId="77777777" w:rsidR="00C75F64" w:rsidRDefault="00C75F64" w:rsidP="00C75F64"/>
    <w:p w14:paraId="5F8B11D7" w14:textId="0CB07ACD" w:rsidR="00533B1D" w:rsidRPr="00533B1D" w:rsidRDefault="00533B1D" w:rsidP="00533B1D">
      <w:pPr>
        <w:pStyle w:val="Heading1"/>
      </w:pPr>
      <w:r w:rsidRPr="00533B1D">
        <w:t>1. Introduction</w:t>
      </w:r>
    </w:p>
    <w:p w14:paraId="75385977" w14:textId="1008BCE8" w:rsidR="00533B1D" w:rsidRPr="00533B1D" w:rsidRDefault="26FC4DB9" w:rsidP="00533B1D">
      <w:r>
        <w:t xml:space="preserve">Post-marketing safety surveillance is essential for ensuring the continued safety of drugs and vaccines after they enter the market. In the United States, the FDA relies heavily on </w:t>
      </w:r>
      <w:ins w:id="26" w:author="Wu, Leihong" w:date="2026-08-28T10:17:00Z" w16du:dateUtc="2026-08-28T15:17:00Z">
        <w:r w:rsidR="00E47590">
          <w:t>A</w:t>
        </w:r>
      </w:ins>
      <w:del w:id="27" w:author="Wu, Leihong" w:date="2026-08-28T10:17:00Z" w16du:dateUtc="2026-08-28T15:17:00Z">
        <w:r w:rsidR="00EB1258" w:rsidDel="00E47590">
          <w:delText>a</w:delText>
        </w:r>
      </w:del>
      <w:r w:rsidR="00C84C7C">
        <w:t xml:space="preserve">dverse </w:t>
      </w:r>
      <w:del w:id="28" w:author="Wu, Leihong" w:date="2026-08-28T10:17:00Z" w16du:dateUtc="2026-08-28T15:17:00Z">
        <w:r w:rsidR="005D506B" w:rsidDel="00E47590">
          <w:delText>e</w:delText>
        </w:r>
      </w:del>
      <w:ins w:id="29" w:author="Wu, Leihong" w:date="2026-08-28T10:17:00Z" w16du:dateUtc="2026-08-28T15:17:00Z">
        <w:r w:rsidR="00E47590">
          <w:t>E</w:t>
        </w:r>
      </w:ins>
      <w:r w:rsidR="005D506B">
        <w:t xml:space="preserve">vent </w:t>
      </w:r>
      <w:del w:id="30" w:author="Wu, Leihong" w:date="2026-08-28T10:17:00Z" w16du:dateUtc="2026-08-28T15:17:00Z">
        <w:r w:rsidR="00C84C7C" w:rsidDel="00E068E4">
          <w:delText xml:space="preserve">reporting </w:delText>
        </w:r>
      </w:del>
      <w:ins w:id="31" w:author="Wu, Leihong" w:date="2026-08-28T10:17:00Z" w16du:dateUtc="2026-08-28T15:17:00Z">
        <w:r w:rsidR="00E068E4">
          <w:t xml:space="preserve">Monitoring </w:t>
        </w:r>
        <w:r w:rsidR="00E47590">
          <w:t>S</w:t>
        </w:r>
      </w:ins>
      <w:del w:id="32" w:author="Wu, Leihong" w:date="2026-08-28T10:17:00Z" w16du:dateUtc="2026-08-28T15:17:00Z">
        <w:r w:rsidR="00C84C7C" w:rsidDel="00E47590">
          <w:delText>s</w:delText>
        </w:r>
      </w:del>
      <w:r w:rsidR="00C84C7C">
        <w:t>ystem</w:t>
      </w:r>
      <w:r w:rsidR="00403CE6">
        <w:t>s</w:t>
      </w:r>
      <w:r w:rsidR="00C84C7C">
        <w:t xml:space="preserve"> </w:t>
      </w:r>
      <w:ins w:id="33" w:author="Wu, Leihong" w:date="2026-08-28T10:17:00Z" w16du:dateUtc="2026-08-28T15:17:00Z">
        <w:r w:rsidR="00E47590">
          <w:t>(AEMS) including</w:t>
        </w:r>
      </w:ins>
      <w:del w:id="34" w:author="Wu, Leihong" w:date="2026-08-28T10:17:00Z" w16du:dateUtc="2026-08-28T15:17:00Z">
        <w:r w:rsidR="00C84C7C" w:rsidDel="00E47590">
          <w:delText>like</w:delText>
        </w:r>
      </w:del>
      <w:r w:rsidR="00C84C7C">
        <w:t xml:space="preserve"> </w:t>
      </w:r>
      <w:r>
        <w:t xml:space="preserve">the </w:t>
      </w:r>
      <w:r w:rsidR="00403CE6">
        <w:t xml:space="preserve">FDA </w:t>
      </w:r>
      <w:r>
        <w:t>Adverse Event Reporting System (FAERS)</w:t>
      </w:r>
      <w:r w:rsidR="00533B1D">
        <w:fldChar w:fldCharType="begin"/>
      </w:r>
      <w:r w:rsidR="00533B1D">
        <w:instrText xml:space="preserve"> ADDIN EN.CITE &lt;EndNote&gt;&lt;Cite&gt;&lt;Author&gt;FDA&lt;/Author&gt;&lt;Year&gt;2025&lt;/Year&gt;&lt;RecNum&gt;12&lt;/RecNum&gt;&lt;DisplayText&gt;[1]&lt;/DisplayText&gt;&lt;record&gt;&lt;rec-number&gt;12&lt;/rec-number&gt;&lt;foreign-keys&gt;&lt;key app="EN" db-id="2wazf5f082zrfieazeax5tf4wvxz9x59ts99" timestamp="1764018425"&gt;12&lt;/key&gt;&lt;/foreign-keys&gt;&lt;ref-type name="Web Page"&gt;12&lt;/ref-type&gt;&lt;contributors&gt;&lt;authors&gt;&lt;author&gt;FDA&lt;/author&gt;&lt;/authors&gt;&lt;/contributors&gt;&lt;titles&gt;&lt;title&gt;FDA&amp;apos;s Adverse Event Reporting System (FAERS)&lt;/title&gt;&lt;/titles&gt;&lt;volume&gt;2025&lt;/volume&gt;&lt;number&gt;11/24&lt;/number&gt;&lt;dates&gt;&lt;year&gt;2025&lt;/year&gt;&lt;/dates&gt;&lt;urls&gt;&lt;related-urls&gt;&lt;url&gt;https://www.fda.gov/drugs/surveillance/fdas-adverse-event-reporting-system-faers&lt;/url&gt;&lt;/related-urls&gt;&lt;/urls&gt;&lt;/record&gt;&lt;/Cite&gt;&lt;/EndNote&gt;</w:instrText>
      </w:r>
      <w:r w:rsidR="00533B1D">
        <w:fldChar w:fldCharType="separate"/>
      </w:r>
      <w:r w:rsidR="4CBA7578" w:rsidRPr="72FE3B2B">
        <w:rPr>
          <w:noProof/>
        </w:rPr>
        <w:t>[1]</w:t>
      </w:r>
      <w:r w:rsidR="00533B1D">
        <w:fldChar w:fldCharType="end"/>
      </w:r>
      <w:r>
        <w:t xml:space="preserve"> and the Vaccine Adverse Event Reporting System (VAERS)</w:t>
      </w:r>
      <w:r w:rsidR="00533B1D">
        <w:fldChar w:fldCharType="begin"/>
      </w:r>
      <w:r w:rsidR="00533B1D">
        <w:instrText xml:space="preserve"> ADDIN EN.CITE &lt;EndNote&gt;&lt;Cite&gt;&lt;Author&gt;HHS&lt;/Author&gt;&lt;Year&gt;2025&lt;/Year&gt;&lt;RecNum&gt;13&lt;/RecNum&gt;&lt;DisplayText&gt;[2]&lt;/DisplayText&gt;&lt;record&gt;&lt;rec-number&gt;13&lt;/rec-number&gt;&lt;foreign-keys&gt;&lt;key app="EN" db-id="2wazf5f082zrfieazeax5tf4wvxz9x59ts99" timestamp="1764018620"&gt;13&lt;/key&gt;&lt;/foreign-keys&gt;&lt;ref-type name="Journal Article"&gt;17&lt;/ref-type&gt;&lt;contributors&gt;&lt;authors&gt;&lt;author&gt;HHS&lt;/author&gt;&lt;/authors&gt;&lt;/contributors&gt;&lt;titles&gt;&lt;title&gt;the Vaccine Adverse Event Reporting System&lt;/title&gt;&lt;/titles&gt;&lt;dates&gt;&lt;year&gt;2025&lt;/year&gt;&lt;/dates&gt;&lt;urls&gt;&lt;related-urls&gt;&lt;url&gt;https://vaers.hhs.gov/about.html&lt;/url&gt;&lt;/related-urls&gt;&lt;/urls&gt;&lt;/record&gt;&lt;/Cite&gt;&lt;/EndNote&gt;</w:instrText>
      </w:r>
      <w:r w:rsidR="00533B1D">
        <w:fldChar w:fldCharType="separate"/>
      </w:r>
      <w:r w:rsidR="1EF33F97" w:rsidRPr="72FE3B2B">
        <w:rPr>
          <w:noProof/>
        </w:rPr>
        <w:t>[2]</w:t>
      </w:r>
      <w:r w:rsidR="00533B1D">
        <w:fldChar w:fldCharType="end"/>
      </w:r>
      <w:r>
        <w:t>, which together receive millions of individual case safety reports (ICSRs) annually. These reports contain structured information, such as patient demographics and drug</w:t>
      </w:r>
      <w:r w:rsidR="00994F83">
        <w:t>-related information</w:t>
      </w:r>
      <w:r>
        <w:t xml:space="preserve">, but </w:t>
      </w:r>
      <w:r w:rsidR="00D55EA3">
        <w:t>more</w:t>
      </w:r>
      <w:r w:rsidR="00944784">
        <w:t xml:space="preserve"> </w:t>
      </w:r>
      <w:r>
        <w:t>detailed clinical</w:t>
      </w:r>
      <w:r w:rsidR="36CBA68B">
        <w:t xml:space="preserve"> information </w:t>
      </w:r>
      <w:r w:rsidR="0066575E">
        <w:t>is embedded</w:t>
      </w:r>
      <w:r w:rsidR="00D55EA3">
        <w:t xml:space="preserve"> from </w:t>
      </w:r>
      <w:r>
        <w:t>in the narrative text, where reporters describe symptoms, medical history, treatments, timing of events, and overall clinical context</w:t>
      </w:r>
      <w:r w:rsidR="00FC4104">
        <w:fldChar w:fldCharType="begin"/>
      </w:r>
      <w:r w:rsidR="00864C57">
        <w:instrText xml:space="preserve"> ADDIN EN.CITE &lt;EndNote&gt;&lt;Cite&gt;&lt;Author&gt;Fu&lt;/Author&gt;&lt;Year&gt;2020&lt;/Year&gt;&lt;RecNum&gt;27&lt;/RecNum&gt;&lt;DisplayText&gt;[3, 4]&lt;/DisplayText&gt;&lt;record&gt;&lt;rec-number&gt;27&lt;/rec-number&gt;&lt;foreign-keys&gt;&lt;key app="EN" db-id="2wazf5f082zrfieazeax5tf4wvxz9x59ts99" timestamp="1767629961"&gt;27&lt;/key&gt;&lt;/foreign-keys&gt;&lt;ref-type name="Journal Article"&gt;17&lt;/ref-type&gt;&lt;contributors&gt;&lt;authors&gt;&lt;author&gt;Fu, Sunyang&lt;/author&gt;&lt;author&gt;Chen, David&lt;/author&gt;&lt;author&gt;He, Huan&lt;/author&gt;&lt;author&gt;Liu, Sijia&lt;/author&gt;&lt;author&gt;Moon, Sungrim&lt;/author&gt;&lt;author&gt;Peterson, Kevin J&lt;/author&gt;&lt;author&gt;Shen, Feichen&lt;/author&gt;&lt;author&gt;Wang, Liwei&lt;/author&gt;&lt;author&gt;Wang, Yanshan&lt;/author&gt;&lt;author&gt;Wen, Andrew&lt;/author&gt;&lt;/authors&gt;&lt;/contributors&gt;&lt;titles&gt;&lt;title&gt;Clinical concept extraction: a methodology review&lt;/title&gt;&lt;secondary-title&gt;Journal of biomedical informatics&lt;/secondary-title&gt;&lt;/titles&gt;&lt;periodical&gt;&lt;full-title&gt;Journal of biomedical informatics&lt;/full-title&gt;&lt;/periodical&gt;&lt;pages&gt;103526&lt;/pages&gt;&lt;volume&gt;109&lt;/volume&gt;&lt;dates&gt;&lt;year&gt;2020&lt;/year&gt;&lt;/dates&gt;&lt;isbn&gt;1532-0464&lt;/isbn&gt;&lt;urls&gt;&lt;/urls&gt;&lt;/record&gt;&lt;/Cite&gt;&lt;Cite&gt;&lt;Author&gt;Peng&lt;/Author&gt;&lt;Year&gt;2023&lt;/Year&gt;&lt;RecNum&gt;33&lt;/RecNum&gt;&lt;record&gt;&lt;rec-number&gt;33&lt;/rec-number&gt;&lt;foreign-keys&gt;&lt;key app="EN" db-id="reaw999r8vept5ed0pcp9r2srtdp92extaew" timestamp="1767903486"&gt;33&lt;/key&gt;&lt;/foreign-keys&gt;&lt;ref-type name="Journal Article"&gt;17&lt;/ref-type&gt;&lt;contributors&gt;&lt;authors&gt;&lt;author&gt;Peng, Cheng&lt;/author&gt;&lt;author&gt;Yang, Xi&lt;/author&gt;&lt;author&gt;Yu, Zehao&lt;/author&gt;&lt;author&gt;Bian, Jiang&lt;/author&gt;&lt;author&gt;Hogan, William R&lt;/author&gt;&lt;author&gt;Wu, Yonghui&lt;/author&gt;&lt;/authors&gt;&lt;/contributors&gt;&lt;titles&gt;&lt;title&gt;Clinical concept and relation extraction using prompt-based machine reading comprehension&lt;/title&gt;&lt;secondary-title&gt;Journal of the American Medical Informatics Association&lt;/secondary-title&gt;&lt;/titles&gt;&lt;periodical&gt;&lt;full-title&gt;Journal of the American Medical Informatics Association&lt;/full-title&gt;&lt;/periodical&gt;&lt;pages&gt;1486-1493&lt;/pages&gt;&lt;volume&gt;30&lt;/volume&gt;&lt;number&gt;9&lt;/number&gt;&lt;dates&gt;&lt;year&gt;2023&lt;/year&gt;&lt;/dates&gt;&lt;isbn&gt;1067-5027&lt;/isbn&gt;&lt;urls&gt;&lt;/urls&gt;&lt;/record&gt;&lt;/Cite&gt;&lt;/EndNote&gt;</w:instrText>
      </w:r>
      <w:r w:rsidR="00FC4104">
        <w:fldChar w:fldCharType="separate"/>
      </w:r>
      <w:r w:rsidR="00FC4104">
        <w:rPr>
          <w:noProof/>
        </w:rPr>
        <w:t>[3, 4]</w:t>
      </w:r>
      <w:r w:rsidR="00FC4104">
        <w:fldChar w:fldCharType="end"/>
      </w:r>
      <w:r>
        <w:t xml:space="preserve">. Extracting this information is crucial for accurate signal detection and </w:t>
      </w:r>
      <w:r w:rsidR="0FB7DA88">
        <w:t xml:space="preserve">ICSR </w:t>
      </w:r>
      <w:r>
        <w:t>assessment</w:t>
      </w:r>
      <w:r w:rsidR="00533B1D">
        <w:fldChar w:fldCharType="begin"/>
      </w:r>
      <w:r w:rsidR="00FC4104">
        <w:instrText xml:space="preserve"> ADDIN EN.CITE &lt;EndNote&gt;&lt;Cite&gt;&lt;Author&gt;Norén&lt;/Author&gt;&lt;Year&gt;2017&lt;/Year&gt;&lt;RecNum&gt;14&lt;/RecNum&gt;&lt;DisplayText&gt;[5, 6]&lt;/DisplayText&gt;&lt;record&gt;&lt;rec-number&gt;14&lt;/rec-number&gt;&lt;foreign-keys&gt;&lt;key app="EN" db-id="2wazf5f082zrfieazeax5tf4wvxz9x59ts99" timestamp="1764019007"&gt;14&lt;/key&gt;&lt;/foreign-keys&gt;&lt;ref-type name="Journal Article"&gt;17&lt;/ref-type&gt;&lt;contributors&gt;&lt;authors&gt;&lt;author&gt;Norén, G Niklas&lt;/author&gt;&lt;/authors&gt;&lt;/contributors&gt;&lt;titles&gt;&lt;title&gt;The power of the case narrative-can it be brought to bear on duplicate detection?&lt;/title&gt;&lt;secondary-title&gt;Drug Safety&lt;/secondary-title&gt;&lt;/titles&gt;&lt;periodical&gt;&lt;full-title&gt;Drug Safety&lt;/full-title&gt;&lt;/periodical&gt;&lt;pages&gt;543-546&lt;/pages&gt;&lt;volume&gt;40&lt;/volume&gt;&lt;number&gt;7&lt;/number&gt;&lt;dates&gt;&lt;year&gt;2017&lt;/year&gt;&lt;/dates&gt;&lt;isbn&gt;0114-5916&lt;/isbn&gt;&lt;urls&gt;&lt;/urls&gt;&lt;/record&gt;&lt;/Cite&gt;&lt;Cite&gt;&lt;Author&gt;Kreimeyer&lt;/Author&gt;&lt;Year&gt;2017&lt;/Year&gt;&lt;RecNum&gt;15&lt;/RecNum&gt;&lt;record&gt;&lt;rec-number&gt;15&lt;/rec-number&gt;&lt;foreign-keys&gt;&lt;key app="EN" db-id="2wazf5f082zrfieazeax5tf4wvxz9x59ts99" timestamp="1764019076"&gt;15&lt;/key&gt;&lt;/foreign-keys&gt;&lt;ref-type name="Journal Article"&gt;17&lt;/ref-type&gt;&lt;contributors&gt;&lt;authors&gt;&lt;author&gt;Kreimeyer, Kory&lt;/author&gt;&lt;author&gt;Menschik, David&lt;/author&gt;&lt;author&gt;Winiecki, Scott&lt;/author&gt;&lt;author&gt;Paul, Wendy&lt;/author&gt;&lt;author&gt;Barash, Faith&lt;/author&gt;&lt;author&gt;Woo, Emily Jane&lt;/author&gt;&lt;author&gt;Alimchandani, Meghna&lt;/author&gt;&lt;author&gt;Arya, Deepa&lt;/author&gt;&lt;author&gt;Zinderman, Craig&lt;/author&gt;&lt;author&gt;Forshee, Richard&lt;/author&gt;&lt;/authors&gt;&lt;/contributors&gt;&lt;titles&gt;&lt;title&gt;Using probabilistic record linkage of structured and unstructured data to identify duplicate cases in spontaneous adverse event reporting systems&lt;/title&gt;&lt;secondary-title&gt;Drug Safety&lt;/secondary-title&gt;&lt;/titles&gt;&lt;periodical&gt;&lt;full-title&gt;Drug Safety&lt;/full-title&gt;&lt;/periodical&gt;&lt;pages&gt;571-582&lt;/pages&gt;&lt;volume&gt;40&lt;/volume&gt;&lt;number&gt;7&lt;/number&gt;&lt;dates&gt;&lt;year&gt;2017&lt;/year&gt;&lt;/dates&gt;&lt;isbn&gt;0114-5916&lt;/isbn&gt;&lt;urls&gt;&lt;/urls&gt;&lt;/record&gt;&lt;/Cite&gt;&lt;/EndNote&gt;</w:instrText>
      </w:r>
      <w:r w:rsidR="00533B1D">
        <w:fldChar w:fldCharType="separate"/>
      </w:r>
      <w:r w:rsidR="00FC4104">
        <w:rPr>
          <w:noProof/>
        </w:rPr>
        <w:t>[5, 6]</w:t>
      </w:r>
      <w:r w:rsidR="00533B1D">
        <w:fldChar w:fldCharType="end"/>
      </w:r>
      <w:r>
        <w:t xml:space="preserve">, as narrative details often provide </w:t>
      </w:r>
      <w:r w:rsidR="00D7237B" w:rsidRPr="00D7237B">
        <w:t>a more holistic view of the adverse drug experience by complementing the data that are in structured fields of the ICSR.</w:t>
      </w:r>
    </w:p>
    <w:p w14:paraId="0DCD2DCF" w14:textId="16E8930B" w:rsidR="00533B1D" w:rsidRPr="00533B1D" w:rsidRDefault="26FC4DB9" w:rsidP="00533B1D">
      <w:r>
        <w:t xml:space="preserve">However, manually reviewing ICSR narratives is increasingly impractical. FAERS and VAERS reporting volumes continue to grow, and each narrative requires careful </w:t>
      </w:r>
      <w:r w:rsidR="00205DC4" w:rsidRPr="00205DC4">
        <w:t xml:space="preserve">review </w:t>
      </w:r>
      <w:r>
        <w:t xml:space="preserve">to identify </w:t>
      </w:r>
      <w:r w:rsidR="00331622">
        <w:t xml:space="preserve">and interpret </w:t>
      </w:r>
      <w:r>
        <w:t>clinical concepts such as adverse events, suspect and concomitant drugs, laboratory findings, and patient outcomes. This manual process is time-consuming, labor-intensive, and vulnerable to inconsistency across reviewers</w:t>
      </w:r>
      <w:r w:rsidR="00533B1D">
        <w:fldChar w:fldCharType="begin"/>
      </w:r>
      <w:r w:rsidR="00FC4104">
        <w:instrText xml:space="preserve"> ADDIN EN.CITE &lt;EndNote&gt;&lt;Cite&gt;&lt;Author&gt;Pilipiec&lt;/Author&gt;&lt;Year&gt;2022&lt;/Year&gt;&lt;RecNum&gt;17&lt;/RecNum&gt;&lt;DisplayText&gt;[7]&lt;/DisplayText&gt;&lt;record&gt;&lt;rec-number&gt;17&lt;/rec-number&gt;&lt;foreign-keys&gt;&lt;key app="EN" db-id="2wazf5f082zrfieazeax5tf4wvxz9x59ts99" timestamp="1764019372"&gt;17&lt;/key&gt;&lt;/foreign-keys&gt;&lt;ref-type name="Journal Article"&gt;17&lt;/ref-type&gt;&lt;contributors&gt;&lt;authors&gt;&lt;author&gt;Pilipiec, P.&lt;/author&gt;&lt;author&gt;Liwicki, M.&lt;/author&gt;&lt;author&gt;Bota, A.&lt;/author&gt;&lt;/authors&gt;&lt;/contributors&gt;&lt;auth-address&gt;Embedded Intelligent Systems Lab, Department of Computer Science Electrical and Space Engineering, Luleå University of Technology, 97187 Luleå, Sweden.&amp;#xD;School of Business and Economics, Maastricht University, Tongersestraat 53, 6211 LM Maastricht, The Netherlands.&lt;/auth-address&gt;&lt;titles&gt;&lt;title&gt;Using Machine Learning for Pharmacovigilance: A Systematic Review&lt;/title&gt;&lt;secondary-title&gt;Pharmaceutics&lt;/secondary-title&gt;&lt;/titles&gt;&lt;periodical&gt;&lt;full-title&gt;Pharmaceutics&lt;/full-title&gt;&lt;/periodical&gt;&lt;volume&gt;14&lt;/volume&gt;&lt;number&gt;2&lt;/number&gt;&lt;edition&gt;20220123&lt;/edition&gt;&lt;keywords&gt;&lt;keyword&gt;ADRs&lt;/keyword&gt;&lt;keyword&gt;adverse drug reactions&lt;/keyword&gt;&lt;keyword&gt;computational linguistics&lt;/keyword&gt;&lt;keyword&gt;machine learning&lt;/keyword&gt;&lt;keyword&gt;pharmacovigilance&lt;/keyword&gt;&lt;keyword&gt;public health&lt;/keyword&gt;&lt;keyword&gt;user-generated content&lt;/keyword&gt;&lt;/keywords&gt;&lt;dates&gt;&lt;year&gt;2022&lt;/year&gt;&lt;pub-dates&gt;&lt;date&gt;Jan 23&lt;/date&gt;&lt;/pub-dates&gt;&lt;/dates&gt;&lt;isbn&gt;1999-4923 (Print)&amp;#xD;1999-4923&lt;/isbn&gt;&lt;accession-num&gt;35213998&lt;/accession-num&gt;&lt;urls&gt;&lt;/urls&gt;&lt;custom1&gt;The authors declare no conflict of interest.&lt;/custom1&gt;&lt;custom2&gt;PMC8924891&lt;/custom2&gt;&lt;electronic-resource-num&gt;10.3390/pharmaceutics14020266&lt;/electronic-resource-num&gt;&lt;remote-database-provider&gt;NLM&lt;/remote-database-provider&gt;&lt;language&gt;eng&lt;/language&gt;&lt;/record&gt;&lt;/Cite&gt;&lt;/EndNote&gt;</w:instrText>
      </w:r>
      <w:r w:rsidR="00533B1D">
        <w:fldChar w:fldCharType="separate"/>
      </w:r>
      <w:r w:rsidR="00FC4104">
        <w:rPr>
          <w:noProof/>
        </w:rPr>
        <w:t>[7]</w:t>
      </w:r>
      <w:r w:rsidR="00533B1D">
        <w:fldChar w:fldCharType="end"/>
      </w:r>
      <w:r w:rsidR="6B73C28E">
        <w:t>.</w:t>
      </w:r>
      <w:r>
        <w:t xml:space="preserve"> Moreover, ICSR narratives are unstructured, highly variable, and </w:t>
      </w:r>
      <w:r w:rsidR="05DFC3E0">
        <w:t xml:space="preserve">can </w:t>
      </w:r>
      <w:r>
        <w:t xml:space="preserve">contain nonstandard terminology, abbreviations, and reporter-specific phrasing. These characteristics present substantial challenges for computational systems </w:t>
      </w:r>
      <w:r w:rsidR="003E6792" w:rsidRPr="003E6792">
        <w:t xml:space="preserve">aiming </w:t>
      </w:r>
      <w:r>
        <w:t>to extract information robustly at scale.</w:t>
      </w:r>
    </w:p>
    <w:p w14:paraId="1363102E" w14:textId="6336E871" w:rsidR="00533B1D" w:rsidRPr="00533B1D" w:rsidRDefault="26FC4DB9" w:rsidP="00533B1D">
      <w:r>
        <w:t xml:space="preserve">Named Entity Recognition (NER) provides a structured means for converting unstructured narrative text into analyzable clinical concepts, supporting </w:t>
      </w:r>
      <w:r w:rsidR="27839D8E">
        <w:t xml:space="preserve">pharmacovigilance </w:t>
      </w:r>
      <w:r>
        <w:t xml:space="preserve">tasks such as duplicate </w:t>
      </w:r>
      <w:r w:rsidR="5C572BFA">
        <w:t xml:space="preserve">ICSR </w:t>
      </w:r>
      <w:r>
        <w:t xml:space="preserve">detection, </w:t>
      </w:r>
      <w:r w:rsidR="3CC764CB">
        <w:t>case definition</w:t>
      </w:r>
      <w:r w:rsidR="5C572BFA">
        <w:t xml:space="preserve"> classification</w:t>
      </w:r>
      <w:r>
        <w:t xml:space="preserve">, </w:t>
      </w:r>
      <w:r w:rsidR="3CC764CB">
        <w:t xml:space="preserve">causality assessment, </w:t>
      </w:r>
      <w:r w:rsidR="4AD88ACB">
        <w:t xml:space="preserve">safety signal detection, </w:t>
      </w:r>
      <w:r w:rsidR="3CC764CB">
        <w:t xml:space="preserve">and </w:t>
      </w:r>
      <w:r>
        <w:t xml:space="preserve">automated </w:t>
      </w:r>
      <w:r w:rsidR="27839D8E">
        <w:t>cas</w:t>
      </w:r>
      <w:r w:rsidR="00A8DED1">
        <w:t>e</w:t>
      </w:r>
      <w:r w:rsidR="27839D8E">
        <w:t xml:space="preserve"> </w:t>
      </w:r>
      <w:r>
        <w:t xml:space="preserve">summarization. </w:t>
      </w:r>
      <w:r w:rsidR="75965F1B">
        <w:t xml:space="preserve">With </w:t>
      </w:r>
      <w:r w:rsidR="00B45FB6" w:rsidRPr="00B45FB6">
        <w:t xml:space="preserve">recent </w:t>
      </w:r>
      <w:r>
        <w:t xml:space="preserve">advances in natural language processing (NLP), the performance of automated methods on specialized regulatory safety data such as FAERS and VAERS </w:t>
      </w:r>
      <w:r w:rsidR="75965F1B">
        <w:t>can be compared and</w:t>
      </w:r>
      <w:r>
        <w:t xml:space="preserve"> characterized. Existing rule-based systems </w:t>
      </w:r>
      <w:r w:rsidR="0EADB6CB">
        <w:t>generally</w:t>
      </w:r>
      <w:r>
        <w:t xml:space="preserve"> lack flexibility and </w:t>
      </w:r>
      <w:r w:rsidR="006E5B78" w:rsidRPr="006E5B78">
        <w:t xml:space="preserve">cannot </w:t>
      </w:r>
      <w:r>
        <w:t xml:space="preserve">recognize </w:t>
      </w:r>
      <w:r w:rsidR="0355752D">
        <w:t>all</w:t>
      </w:r>
      <w:r>
        <w:t xml:space="preserve"> entity types important for pharmacovigilance. For example, ETHER, a rule-based system </w:t>
      </w:r>
      <w:r w:rsidR="27EC0656">
        <w:t>developed for</w:t>
      </w:r>
      <w:r w:rsidR="1F710B97">
        <w:t xml:space="preserve"> FDA’s adverse event reports</w:t>
      </w:r>
      <w:r w:rsidR="00DA7D3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DA7D3F">
        <w:fldChar w:fldCharType="separate"/>
      </w:r>
      <w:r w:rsidR="00FC4104">
        <w:rPr>
          <w:noProof/>
        </w:rPr>
        <w:t>[8]</w:t>
      </w:r>
      <w:r w:rsidR="00DA7D3F">
        <w:fldChar w:fldCharType="end"/>
      </w:r>
      <w:r w:rsidR="00983A39">
        <w:t>,</w:t>
      </w:r>
      <w:r w:rsidR="1F710B97">
        <w:t xml:space="preserve"> </w:t>
      </w:r>
      <w:r w:rsidR="00983A39">
        <w:t xml:space="preserve">is </w:t>
      </w:r>
      <w:r w:rsidR="0059664C">
        <w:t>constructed</w:t>
      </w:r>
      <w:r w:rsidR="1F710B97">
        <w:t xml:space="preserve"> on</w:t>
      </w:r>
      <w:r w:rsidR="27EC0656">
        <w:t xml:space="preserve"> </w:t>
      </w:r>
      <w:r>
        <w:t xml:space="preserve">handcrafted </w:t>
      </w:r>
      <w:r w:rsidR="003D5261">
        <w:t xml:space="preserve">expert </w:t>
      </w:r>
      <w:r>
        <w:t>rules and</w:t>
      </w:r>
      <w:r w:rsidR="1F710B97">
        <w:t xml:space="preserve"> </w:t>
      </w:r>
      <w:r w:rsidR="0CB3354C">
        <w:t xml:space="preserve">thus </w:t>
      </w:r>
      <w:r w:rsidR="1F710B97">
        <w:t>ha</w:t>
      </w:r>
      <w:r w:rsidR="0CB3354C">
        <w:t>s</w:t>
      </w:r>
      <w:r>
        <w:t xml:space="preserve"> limited capacity to adapt to the linguistic variability present in real-world reports.</w:t>
      </w:r>
    </w:p>
    <w:p w14:paraId="5A706E1B" w14:textId="3BFD5BF3" w:rsidR="00533B1D" w:rsidRPr="00533B1D" w:rsidRDefault="00533B1D" w:rsidP="00533B1D">
      <w:r w:rsidRPr="00533B1D">
        <w:t>Recent models based on transformers, such as BERT, BioBERT, and ClinicalBERT, have shown strong performance on several clinical NER tasks by learning contextual representations rather than relying on fixed rules</w:t>
      </w:r>
      <w:r w:rsidR="00BC39E5">
        <w:fldChar w:fldCharType="begin"/>
      </w:r>
      <w:r w:rsidR="00FC4104">
        <w:instrText xml:space="preserve"> ADDIN EN.CITE &lt;EndNote&gt;&lt;Cite&gt;&lt;Author&gt;Bergman&lt;/Author&gt;&lt;Year&gt;2023&lt;/Year&gt;&lt;RecNum&gt;18&lt;/RecNum&gt;&lt;DisplayText&gt;[9]&lt;/DisplayText&gt;&lt;record&gt;&lt;rec-number&gt;18&lt;/rec-number&gt;&lt;foreign-keys&gt;&lt;key app="EN" db-id="2wazf5f082zrfieazeax5tf4wvxz9x59ts99" timestamp="1764019581"&gt;18&lt;/key&gt;&lt;/foreign-keys&gt;&lt;ref-type name="Journal Article"&gt;17&lt;/ref-type&gt;&lt;contributors&gt;&lt;authors&gt;&lt;author&gt;Bergman, Erik&lt;/author&gt;&lt;author&gt;Dürlich, Luise&lt;/author&gt;&lt;author&gt;Arthurson, Veronica&lt;/author&gt;&lt;author&gt;Sundström, Anders&lt;/author&gt;&lt;author&gt;Larsson, Maria&lt;/author&gt;&lt;author&gt;Bhuiyan, Shamima&lt;/author&gt;&lt;author&gt;Jakobsson, Andreas&lt;/author&gt;&lt;author&gt;Westman, Gabriel&lt;/author&gt;&lt;/authors&gt;&lt;/contributors&gt;&lt;titles&gt;&lt;title&gt;BERT based natural language processing for triage of adverse drug reaction reports shows close to human-level performance&lt;/title&gt;&lt;secondary-title&gt;PLOS Digital Health&lt;/secondary-title&gt;&lt;/titles&gt;&lt;periodical&gt;&lt;full-title&gt;PLOS Digital Health&lt;/full-title&gt;&lt;/periodical&gt;&lt;pages&gt;e0000409&lt;/pages&gt;&lt;volume&gt;2&lt;/volume&gt;&lt;number&gt;12&lt;/number&gt;&lt;dates&gt;&lt;year&gt;2023&lt;/year&gt;&lt;/dates&gt;&lt;isbn&gt;2767-3170&lt;/isbn&gt;&lt;urls&gt;&lt;/urls&gt;&lt;/record&gt;&lt;/Cite&gt;&lt;/EndNote&gt;</w:instrText>
      </w:r>
      <w:r w:rsidR="00BC39E5">
        <w:fldChar w:fldCharType="separate"/>
      </w:r>
      <w:r w:rsidR="00FC4104">
        <w:rPr>
          <w:noProof/>
        </w:rPr>
        <w:t>[9]</w:t>
      </w:r>
      <w:r w:rsidR="00BC39E5">
        <w:fldChar w:fldCharType="end"/>
      </w:r>
      <w:r w:rsidRPr="00533B1D">
        <w:t xml:space="preserve">. However, these models require substantial quantities of high-quality annotated data for training, which remain scarce for pharmacovigilance </w:t>
      </w:r>
      <w:r w:rsidR="009507DD" w:rsidRPr="009507DD">
        <w:t>applications</w:t>
      </w:r>
      <w:r w:rsidRPr="00533B1D">
        <w:t xml:space="preserve">. Large language models (LLMs) have </w:t>
      </w:r>
      <w:r w:rsidR="006E5B78" w:rsidRPr="006E5B78">
        <w:t xml:space="preserve">attracted significant attention </w:t>
      </w:r>
      <w:r w:rsidR="003D27CA">
        <w:fldChar w:fldCharType="begin"/>
      </w:r>
      <w:r w:rsidR="00864C57">
        <w:instrText xml:space="preserve"> ADDIN EN.CITE &lt;EndNote&gt;&lt;Cite&gt;&lt;Author&gt;Ball&lt;/Author&gt;&lt;Year&gt;2022&lt;/Year&gt;&lt;RecNum&gt;19&lt;/RecNum&gt;&lt;DisplayText&gt;[10]&lt;/DisplayText&gt;&lt;record&gt;&lt;rec-number&gt;19&lt;/rec-number&gt;&lt;foreign-keys&gt;&lt;key app="EN" db-id="2wazf5f082zrfieazeax5tf4wvxz9x59ts99" timestamp="1764019724"&gt;19&lt;/key&gt;&lt;/foreign-keys&gt;&lt;ref-type name="Journal Article"&gt;17&lt;/ref-type&gt;&lt;contributors&gt;&lt;authors&gt;&lt;author&gt;Ball, Robert&lt;/author&gt;&lt;author&gt;Dal Pan, Gerald&lt;/author&gt;&lt;/authors&gt;&lt;/contributors&gt;&lt;titles&gt;&lt;title&gt;“Artificial intelligence” for pharmacovigilance: ready for prime time?&lt;/title&gt;&lt;secondary-title&gt;Drug safety&lt;/secondary-title&gt;&lt;/titles&gt;&lt;periodical&gt;&lt;full-title&gt;Drug Safety&lt;/full-title&gt;&lt;/periodical&gt;&lt;pages&gt;429-438&lt;/pages&gt;&lt;volume&gt;45&lt;/volume&gt;&lt;number&gt;5&lt;/number&gt;&lt;dates&gt;&lt;year&gt;2022&lt;/year&gt;&lt;/dates&gt;&lt;isbn&gt;0114-5916&lt;/isbn&gt;&lt;urls&gt;&lt;/urls&gt;&lt;/record&gt;&lt;/Cite&gt;&lt;/EndNote&gt;</w:instrText>
      </w:r>
      <w:r w:rsidR="003D27CA">
        <w:fldChar w:fldCharType="separate"/>
      </w:r>
      <w:r w:rsidR="00FC4104">
        <w:rPr>
          <w:noProof/>
        </w:rPr>
        <w:t>[10]</w:t>
      </w:r>
      <w:r w:rsidR="003D27CA">
        <w:fldChar w:fldCharType="end"/>
      </w:r>
      <w:r w:rsidRPr="00533B1D">
        <w:t xml:space="preserve"> for their ability to perform zero-shot or few-shot extraction using prompts, but their performance on biomedical NER is inconsistent. LLMs </w:t>
      </w:r>
      <w:r w:rsidR="00C34673">
        <w:t>may</w:t>
      </w:r>
      <w:r w:rsidRPr="00533B1D">
        <w:t xml:space="preserve"> struggle with fine-grained entity boundaries, confuse closely related clinical concepts, and lack familiarity with domain-specific phrasing common in FAERS and VAERS. Their outputs can vary across prompts and entity types, and they may omit or hallucinate entities</w:t>
      </w:r>
      <w:r w:rsidR="00360D68">
        <w:t xml:space="preserve">. These </w:t>
      </w:r>
      <w:r w:rsidRPr="00533B1D">
        <w:t xml:space="preserve">limitations </w:t>
      </w:r>
      <w:r w:rsidR="00360D68">
        <w:t>can</w:t>
      </w:r>
      <w:r w:rsidRPr="00533B1D">
        <w:t xml:space="preserve"> present risks for regulatory use cases requiring high precision, reproducibility, and interpretability. Additionally, the computational cost of applying LLMs to millions of narratives poses scalability challenges.</w:t>
      </w:r>
    </w:p>
    <w:p w14:paraId="263CE0E5" w14:textId="6082A2AD" w:rsidR="00533B1D" w:rsidRPr="00533B1D" w:rsidRDefault="00533B1D" w:rsidP="00533B1D">
      <w:r w:rsidRPr="00533B1D">
        <w:t xml:space="preserve">A major barrier to progress is the absence of comprehensive, multi-entity annotated datasets tailored to pharmacovigilance. Most existing corpora focus on a narrow set of concepts and do not represent the full complexity of FAERS and VAERS narratives. To fill this gap, we </w:t>
      </w:r>
      <w:r w:rsidR="00787C6E">
        <w:t>compile</w:t>
      </w:r>
      <w:r w:rsidR="00B913F7">
        <w:t>d a</w:t>
      </w:r>
      <w:r w:rsidR="00787C6E" w:rsidRPr="00533B1D">
        <w:t xml:space="preserve"> </w:t>
      </w:r>
      <w:r w:rsidRPr="00533B1D">
        <w:t>large, high-quality, human-annotated dataset covering broad</w:t>
      </w:r>
      <w:r w:rsidR="00B663E9">
        <w:t>ly</w:t>
      </w:r>
      <w:r w:rsidRPr="00533B1D">
        <w:t xml:space="preserve"> 17 clinical entity types. Annotations were produced </w:t>
      </w:r>
      <w:r w:rsidR="00B0791E" w:rsidRPr="00B0791E">
        <w:t xml:space="preserve">by a research fellow </w:t>
      </w:r>
      <w:r w:rsidR="001271C6">
        <w:t>with clinical nursing experience,</w:t>
      </w:r>
      <w:r w:rsidR="001271C6" w:rsidRPr="00B0791E">
        <w:t xml:space="preserve"> </w:t>
      </w:r>
      <w:r w:rsidR="00B0791E" w:rsidRPr="00B0791E">
        <w:t>using an in-house annotation platform</w:t>
      </w:r>
      <w:r w:rsidR="00C775AC">
        <w:t>.</w:t>
      </w:r>
      <w:r w:rsidRPr="00533B1D">
        <w:t xml:space="preserve"> </w:t>
      </w:r>
    </w:p>
    <w:p w14:paraId="088C77ED" w14:textId="2913BDE5" w:rsidR="00533B1D" w:rsidRPr="00533B1D" w:rsidRDefault="00533B1D" w:rsidP="00533B1D">
      <w:r w:rsidRPr="00533B1D">
        <w:t xml:space="preserve">Using </w:t>
      </w:r>
      <w:r w:rsidR="00794B8C">
        <w:t>both</w:t>
      </w:r>
      <w:r w:rsidR="00413ABA">
        <w:t xml:space="preserve"> </w:t>
      </w:r>
      <w:r w:rsidR="002C121C">
        <w:t>annotated</w:t>
      </w:r>
      <w:r w:rsidRPr="00533B1D">
        <w:t xml:space="preserve"> </w:t>
      </w:r>
      <w:r w:rsidR="00794B8C">
        <w:t xml:space="preserve">FAERS and VAERS </w:t>
      </w:r>
      <w:r w:rsidRPr="00533B1D">
        <w:t>dataset</w:t>
      </w:r>
      <w:r w:rsidR="008526EF">
        <w:t>s</w:t>
      </w:r>
      <w:r w:rsidRPr="00533B1D">
        <w:t xml:space="preserve">, </w:t>
      </w:r>
      <w:r w:rsidR="00E92C16" w:rsidRPr="00E92C16">
        <w:t xml:space="preserve">we </w:t>
      </w:r>
      <w:r w:rsidRPr="00533B1D">
        <w:t>systematically evaluate three types of automated annotation approaches: a legacy rule-based system (ETHER)</w:t>
      </w:r>
      <w:r w:rsidR="00A504E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A504EF">
        <w:fldChar w:fldCharType="separate"/>
      </w:r>
      <w:r w:rsidR="00FC4104">
        <w:rPr>
          <w:noProof/>
        </w:rPr>
        <w:t>[8]</w:t>
      </w:r>
      <w:r w:rsidR="00A504EF">
        <w:fldChar w:fldCharType="end"/>
      </w:r>
      <w:r w:rsidRPr="00533B1D">
        <w:t xml:space="preserve">, a zero-shot, instruction-tuned LLM, and a fine-tuned </w:t>
      </w:r>
      <w:r w:rsidR="003C2DC8">
        <w:t>BERT</w:t>
      </w:r>
      <w:r w:rsidRPr="00533B1D">
        <w:t xml:space="preserve"> NER model trained on our human-annotated corpora. </w:t>
      </w:r>
      <w:r w:rsidR="00C43059">
        <w:t xml:space="preserve">Particularly, we randomly selected 80% of the annotated data to train the BERT NER model. </w:t>
      </w:r>
      <w:r w:rsidRPr="00533B1D">
        <w:t xml:space="preserve">Our </w:t>
      </w:r>
      <w:r w:rsidR="00AF7F35">
        <w:t xml:space="preserve">aim </w:t>
      </w:r>
      <w:r w:rsidRPr="00533B1D">
        <w:t xml:space="preserve">is to determine </w:t>
      </w:r>
      <w:r w:rsidR="00AF7F35">
        <w:t xml:space="preserve">the performance of </w:t>
      </w:r>
      <w:r w:rsidR="00096D1F">
        <w:t>these AI-based</w:t>
      </w:r>
      <w:r w:rsidRPr="00533B1D">
        <w:t xml:space="preserve"> approach</w:t>
      </w:r>
      <w:r w:rsidR="00096D1F">
        <w:t>es for various</w:t>
      </w:r>
      <w:r w:rsidRPr="00533B1D">
        <w:t xml:space="preserve"> clinical entity types and to characterize their strengths, limitations, and suitability for real-world pharmacovigilance workflows. </w:t>
      </w:r>
    </w:p>
    <w:p w14:paraId="213D9C35" w14:textId="61B3FB5E" w:rsidR="00446306" w:rsidRDefault="00446306" w:rsidP="00E36A28">
      <w:pPr>
        <w:pStyle w:val="Heading1"/>
      </w:pPr>
      <w:r w:rsidRPr="00446306">
        <w:t>2. Materials and Methods</w:t>
      </w:r>
    </w:p>
    <w:p w14:paraId="4FF79DB9" w14:textId="77777777" w:rsidR="00182ADC" w:rsidRDefault="00182ADC" w:rsidP="00182ADC">
      <w:pPr>
        <w:pStyle w:val="Heading2"/>
      </w:pPr>
      <w:r w:rsidRPr="00182ADC">
        <w:t>2.1 Datasets</w:t>
      </w:r>
    </w:p>
    <w:p w14:paraId="1126D410" w14:textId="4643B123" w:rsidR="00766689" w:rsidRDefault="00766689" w:rsidP="00514A36">
      <w:pPr>
        <w:rPr>
          <w:ins w:id="35" w:author="Wu, Leihong" w:date="2026-08-28T11:21:00Z" w16du:dateUtc="2026-08-28T16:21:00Z"/>
        </w:rPr>
      </w:pPr>
      <w:r>
        <w:t xml:space="preserve">Two </w:t>
      </w:r>
      <w:r w:rsidR="00063D5B" w:rsidRPr="00063D5B">
        <w:t xml:space="preserve">adverse event </w:t>
      </w:r>
      <w:r w:rsidR="00063D5B">
        <w:t>(</w:t>
      </w:r>
      <w:r>
        <w:t>AE</w:t>
      </w:r>
      <w:r w:rsidR="00063D5B">
        <w:t>)</w:t>
      </w:r>
      <w:r w:rsidR="00E360B0">
        <w:t xml:space="preserve"> annotation datasets were involved in this study</w:t>
      </w:r>
      <w:r w:rsidR="00771202">
        <w:t xml:space="preserve">, </w:t>
      </w:r>
      <w:r w:rsidR="00516AB7" w:rsidRPr="00516AB7">
        <w:t>one for FAERS and one for VAERS</w:t>
      </w:r>
      <w:r w:rsidR="00771202">
        <w:t xml:space="preserve">. </w:t>
      </w:r>
      <w:r w:rsidR="00166564">
        <w:t xml:space="preserve">The FAERS dataset was manually annotated during this study, </w:t>
      </w:r>
      <w:r w:rsidR="00A7420B">
        <w:t>while</w:t>
      </w:r>
      <w:r w:rsidR="00166564">
        <w:t xml:space="preserve"> the VAERS dataset</w:t>
      </w:r>
      <w:r w:rsidR="00C62914">
        <w:t xml:space="preserve"> was </w:t>
      </w:r>
      <w:r w:rsidR="00D353B2" w:rsidRPr="00D353B2">
        <w:t xml:space="preserve">obtained </w:t>
      </w:r>
      <w:r w:rsidR="00C62914">
        <w:t xml:space="preserve">from </w:t>
      </w:r>
      <w:r w:rsidR="0006503D">
        <w:t xml:space="preserve">a </w:t>
      </w:r>
      <w:r w:rsidR="00C62914">
        <w:t>previous publication.</w:t>
      </w:r>
      <w:r w:rsidR="00E360B0">
        <w:t xml:space="preserve"> </w:t>
      </w:r>
      <w:ins w:id="36" w:author="Wu, Leihong" w:date="2026-08-28T11:20:00Z" w16du:dateUtc="2026-08-28T16:20:00Z">
        <w:r w:rsidR="006725BD">
          <w:t>Together, the two corpora comprise 1,829 clinical narrative reports, 854,257 tokens</w:t>
        </w:r>
      </w:ins>
      <w:ins w:id="37" w:author="Wu, Leihong" w:date="2026-08-31T09:03:00Z" w16du:dateUtc="2026-08-31T14:03:00Z">
        <w:r w:rsidR="005E4E72">
          <w:t xml:space="preserve">, and </w:t>
        </w:r>
      </w:ins>
      <w:ins w:id="38" w:author="Wu, Leihong" w:date="2026-08-28T11:20:00Z" w16du:dateUtc="2026-08-28T16:20:00Z">
        <w:r w:rsidR="006725BD">
          <w:t xml:space="preserve">39,809 sentences. </w:t>
        </w:r>
        <w:r w:rsidR="006725BD" w:rsidRPr="00F97A31">
          <w:rPr>
            <w:b/>
            <w:bCs/>
          </w:rPr>
          <w:t>Table 1</w:t>
        </w:r>
        <w:r w:rsidR="006725BD">
          <w:t xml:space="preserve"> </w:t>
        </w:r>
        <w:r w:rsidR="00F97A31">
          <w:t>summarizes</w:t>
        </w:r>
        <w:r w:rsidR="006725BD">
          <w:t xml:space="preserve"> the key corpus statistics</w:t>
        </w:r>
      </w:ins>
      <w:ins w:id="39" w:author="Wu, Leihong" w:date="2026-08-31T09:03:00Z" w16du:dateUtc="2026-08-31T14:03:00Z">
        <w:r w:rsidR="005E4E72">
          <w:t xml:space="preserve">, including </w:t>
        </w:r>
        <w:r w:rsidR="00E04912">
          <w:t>document le</w:t>
        </w:r>
      </w:ins>
      <w:ins w:id="40" w:author="Wu, Leihong" w:date="2026-08-31T09:04:00Z" w16du:dateUtc="2026-08-31T14:04:00Z">
        <w:r w:rsidR="00E04912">
          <w:t>ngth, annotation volume, and lexical surface-form diversity</w:t>
        </w:r>
      </w:ins>
      <w:ins w:id="41" w:author="Wu, Leihong" w:date="2026-08-28T11:20:00Z" w16du:dateUtc="2026-08-28T16:20:00Z">
        <w:r w:rsidR="006725BD">
          <w:t>.</w:t>
        </w:r>
      </w:ins>
    </w:p>
    <w:p w14:paraId="1F6FC434" w14:textId="77777777" w:rsidR="00C05C07" w:rsidRDefault="00C05C07" w:rsidP="00514A36">
      <w:pPr>
        <w:rPr>
          <w:ins w:id="42" w:author="Wu, Leihong" w:date="2026-08-28T11:21:00Z" w16du:dateUtc="2026-08-28T16:21:00Z"/>
        </w:rPr>
      </w:pPr>
    </w:p>
    <w:p w14:paraId="44307665" w14:textId="18A28387" w:rsidR="00960837" w:rsidRDefault="00960837" w:rsidP="00514A36">
      <w:pPr>
        <w:rPr>
          <w:ins w:id="43" w:author="Wu, Leihong" w:date="2026-08-28T11:21:00Z" w16du:dateUtc="2026-08-28T16:21:00Z"/>
        </w:rPr>
      </w:pPr>
      <w:ins w:id="44" w:author="Wu, Leihong" w:date="2026-08-28T11:21:00Z">
        <w:r w:rsidRPr="00960837">
          <w:t>Table 1. Descriptive statistics of the annotated corpora.</w:t>
        </w:r>
      </w:ins>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c>
          <w:tcPr>
            <w:tcW w:type="dxa" w:w="1872"/>
            <w:shd w:fill="F2F4F8"/>
            <w:tcMar>
              <w:top w:w="80" w:type="dxa"/>
              <w:bottom w:w="80" w:type="dxa"/>
              <w:left w:w="120" w:type="dxa"/>
              <w:right w:w="120" w:type="dxa"/>
            </w:tcMar>
            <w:vAlign w:val="center"/>
          </w:tcPr>
          <w:p>
            <w:pPr>
              <w:spacing w:before="40" w:after="40"/>
              <w:jc w:val="center"/>
            </w:pPr>
            <w:r/>
            <w:r>
              <w:rPr>
                <w:rFonts w:ascii="Arial" w:hAnsi="Arial"/>
                <w:b/>
                <w:color w:val="111111"/>
                <w:sz w:val="17"/>
              </w:rPr>
              <w:t>Model Family</w:t>
            </w:r>
          </w:p>
        </w:tc>
        <w:tc>
          <w:tcPr>
            <w:tcW w:type="dxa" w:w="3168"/>
            <w:shd w:fill="F2F4F8"/>
            <w:tcMar>
              <w:top w:w="80" w:type="dxa"/>
              <w:bottom w:w="80" w:type="dxa"/>
              <w:left w:w="120" w:type="dxa"/>
              <w:right w:w="120" w:type="dxa"/>
            </w:tcMar>
            <w:vAlign w:val="center"/>
          </w:tcPr>
          <w:p>
            <w:pPr>
              <w:spacing w:before="40" w:after="40"/>
              <w:jc w:val="center"/>
            </w:pPr>
            <w:r/>
            <w:r>
              <w:rPr>
                <w:rFonts w:ascii="Arial" w:hAnsi="Arial"/>
                <w:b/>
                <w:color w:val="111111"/>
                <w:sz w:val="17"/>
              </w:rPr>
              <w:t>Model &amp; Configuration</w:t>
            </w:r>
          </w:p>
        </w:tc>
        <w:tc>
          <w:tcPr>
            <w:tcW w:type="dxa" w:w="2592"/>
            <w:shd w:fill="F2F4F8"/>
            <w:tcMar>
              <w:top w:w="80" w:type="dxa"/>
              <w:bottom w:w="80" w:type="dxa"/>
              <w:left w:w="120" w:type="dxa"/>
              <w:right w:w="120" w:type="dxa"/>
            </w:tcMar>
            <w:vAlign w:val="center"/>
          </w:tcPr>
          <w:p>
            <w:pPr>
              <w:spacing w:before="40" w:after="40"/>
              <w:jc w:val="center"/>
            </w:pPr>
            <w:r/>
            <w:r>
              <w:rPr>
                <w:rFonts w:ascii="Arial" w:hAnsi="Arial"/>
                <w:b/>
                <w:color w:val="111111"/>
                <w:sz w:val="17"/>
              </w:rPr>
              <w:t>Input Paradigm</w:t>
            </w:r>
          </w:p>
        </w:tc>
        <w:tc>
          <w:tcPr>
            <w:tcW w:type="dxa" w:w="1872"/>
            <w:shd w:fill="F2F4F8"/>
            <w:tcMar>
              <w:top w:w="80" w:type="dxa"/>
              <w:bottom w:w="80" w:type="dxa"/>
              <w:left w:w="120" w:type="dxa"/>
              <w:right w:w="120" w:type="dxa"/>
            </w:tcMar>
            <w:vAlign w:val="center"/>
          </w:tcPr>
          <w:p>
            <w:pPr>
              <w:spacing w:before="40" w:after="40"/>
              <w:jc w:val="center"/>
            </w:pPr>
            <w:r/>
            <w:r>
              <w:rPr>
                <w:rFonts w:ascii="Arial" w:hAnsi="Arial"/>
                <w:b/>
                <w:color w:val="111111"/>
                <w:sz w:val="17"/>
              </w:rPr>
              <w:t>Primary Tier: Strict Exact F1</w:t>
            </w:r>
          </w:p>
        </w:tc>
        <w:tc>
          <w:tcPr>
            <w:tcW w:type="dxa" w:w="1872"/>
            <w:shd w:fill="F2F4F8"/>
            <w:tcMar>
              <w:top w:w="80" w:type="dxa"/>
              <w:bottom w:w="80" w:type="dxa"/>
              <w:left w:w="120" w:type="dxa"/>
              <w:right w:w="120" w:type="dxa"/>
            </w:tcMar>
            <w:vAlign w:val="center"/>
          </w:tcPr>
          <w:p>
            <w:pPr>
              <w:spacing w:before="40" w:after="40"/>
              <w:jc w:val="center"/>
            </w:pPr>
            <w:r/>
            <w:r>
              <w:rPr>
                <w:rFonts w:ascii="Arial" w:hAnsi="Arial"/>
                <w:b/>
                <w:color w:val="111111"/>
                <w:sz w:val="17"/>
              </w:rPr>
              <w:t>Secondary Tier: Adapted ADE F1</w:t>
            </w:r>
          </w:p>
        </w:tc>
      </w:tr>
      <w:tr>
        <w:tc>
          <w:tcPr>
            <w:tcW w:type="dxa" w:w="1872"/>
            <w:shd w:fill="FFFFFF"/>
            <w:tcMar>
              <w:top w:w="80" w:type="dxa"/>
              <w:bottom w:w="80" w:type="dxa"/>
              <w:left w:w="120" w:type="dxa"/>
              <w:right w:w="120" w:type="dxa"/>
            </w:tcMar>
            <w:vAlign w:val="center"/>
          </w:tcPr>
          <w:p>
            <w:pPr>
              <w:spacing w:before="40" w:after="40"/>
              <w:jc w:val="left"/>
            </w:pPr>
            <w:r/>
            <w:r>
              <w:rPr>
                <w:rFonts w:ascii="Arial" w:hAnsi="Arial"/>
                <w:b/>
                <w:color w:val="222222"/>
                <w:sz w:val="17"/>
              </w:rPr>
              <w:t>Fine-Tuned Encoder</w:t>
            </w:r>
          </w:p>
        </w:tc>
        <w:tc>
          <w:tcPr>
            <w:tcW w:type="dxa" w:w="3168"/>
            <w:shd w:fill="FFFFFF"/>
            <w:tcMar>
              <w:top w:w="80" w:type="dxa"/>
              <w:bottom w:w="80" w:type="dxa"/>
              <w:left w:w="120" w:type="dxa"/>
              <w:right w:w="120" w:type="dxa"/>
            </w:tcMar>
            <w:vAlign w:val="center"/>
          </w:tcPr>
          <w:p>
            <w:pPr>
              <w:spacing w:before="40" w:after="40"/>
              <w:jc w:val="center"/>
            </w:pPr>
            <w:r/>
            <w:r>
              <w:rPr>
                <w:rFonts w:ascii="Arial" w:hAnsi="Arial"/>
                <w:b/>
                <w:color w:val="222222"/>
                <w:sz w:val="17"/>
              </w:rPr>
              <w:t>BioBERT (4-Fold LOO, Seed 42 Default)</w:t>
            </w:r>
          </w:p>
        </w:tc>
        <w:tc>
          <w:tcPr>
            <w:tcW w:type="dxa" w:w="259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Sentence Token Classification</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0.5258 ± 0.0097</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0.6698 ± 0.0095</w:t>
            </w:r>
          </w:p>
        </w:tc>
      </w:tr>
      <w:tr>
        <w:tc>
          <w:tcPr>
            <w:tcW w:type="dxa" w:w="1872"/>
            <w:shd w:fill="FBFBFB"/>
            <w:tcMar>
              <w:top w:w="80" w:type="dxa"/>
              <w:bottom w:w="80" w:type="dxa"/>
              <w:left w:w="120" w:type="dxa"/>
              <w:right w:w="120" w:type="dxa"/>
            </w:tcMar>
            <w:vAlign w:val="center"/>
          </w:tcPr>
          <w:p>
            <w:pPr>
              <w:spacing w:before="40" w:after="40"/>
              <w:jc w:val="left"/>
            </w:pPr>
            <w:r/>
            <w:r>
              <w:rPr>
                <w:rFonts w:ascii="Arial" w:hAnsi="Arial"/>
                <w:b/>
                <w:color w:val="222222"/>
                <w:sz w:val="17"/>
              </w:rPr>
              <w:t>Fine-Tuned Encoder</w:t>
            </w:r>
          </w:p>
        </w:tc>
        <w:tc>
          <w:tcPr>
            <w:tcW w:type="dxa" w:w="3168"/>
            <w:shd w:fill="FBFBFB"/>
            <w:tcMar>
              <w:top w:w="80" w:type="dxa"/>
              <w:bottom w:w="80" w:type="dxa"/>
              <w:left w:w="120" w:type="dxa"/>
              <w:right w:w="120" w:type="dxa"/>
            </w:tcMar>
            <w:vAlign w:val="center"/>
          </w:tcPr>
          <w:p>
            <w:pPr>
              <w:spacing w:before="40" w:after="40"/>
              <w:jc w:val="center"/>
            </w:pPr>
            <w:r/>
            <w:r>
              <w:rPr>
                <w:rFonts w:ascii="Arial" w:hAnsi="Arial"/>
                <w:b/>
                <w:color w:val="222222"/>
                <w:sz w:val="17"/>
              </w:rPr>
              <w:t>BioBERT (4-Fold LOO, 5-Seed Pooled)</w:t>
            </w:r>
          </w:p>
        </w:tc>
        <w:tc>
          <w:tcPr>
            <w:tcW w:type="dxa" w:w="259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Sentence Token Classification</w:t>
            </w:r>
          </w:p>
        </w:tc>
        <w:tc>
          <w:tcPr>
            <w:tcW w:type="dxa" w:w="187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0.5259 ± 0.0088</w:t>
            </w:r>
          </w:p>
        </w:tc>
        <w:tc>
          <w:tcPr>
            <w:tcW w:type="dxa" w:w="187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0.6732 ± 0.0084</w:t>
            </w:r>
          </w:p>
        </w:tc>
      </w:tr>
      <w:tr>
        <w:tc>
          <w:tcPr>
            <w:tcW w:type="dxa" w:w="1872"/>
            <w:shd w:fill="FFFFFF"/>
            <w:tcMar>
              <w:top w:w="80" w:type="dxa"/>
              <w:bottom w:w="80" w:type="dxa"/>
              <w:left w:w="120" w:type="dxa"/>
              <w:right w:w="120" w:type="dxa"/>
            </w:tcMar>
            <w:vAlign w:val="center"/>
          </w:tcPr>
          <w:p>
            <w:pPr>
              <w:spacing w:before="40" w:after="40"/>
              <w:jc w:val="left"/>
            </w:pPr>
            <w:r/>
            <w:r>
              <w:rPr>
                <w:rFonts w:ascii="Arial" w:hAnsi="Arial"/>
                <w:b/>
                <w:color w:val="222222"/>
                <w:sz w:val="17"/>
              </w:rPr>
              <w:t>Fine-Tuned Encoder</w:t>
            </w:r>
          </w:p>
        </w:tc>
        <w:tc>
          <w:tcPr>
            <w:tcW w:type="dxa" w:w="3168"/>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ClinicalBERT (Fold 0)</w:t>
            </w:r>
          </w:p>
        </w:tc>
        <w:tc>
          <w:tcPr>
            <w:tcW w:type="dxa" w:w="259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Sentence Token Classification</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0.5090</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0.6100</w:t>
            </w:r>
          </w:p>
        </w:tc>
      </w:tr>
      <w:tr>
        <w:tc>
          <w:tcPr>
            <w:tcW w:type="dxa" w:w="1872"/>
            <w:shd w:fill="FBFBFB"/>
            <w:tcMar>
              <w:top w:w="80" w:type="dxa"/>
              <w:bottom w:w="80" w:type="dxa"/>
              <w:left w:w="120" w:type="dxa"/>
              <w:right w:w="120" w:type="dxa"/>
            </w:tcMar>
            <w:vAlign w:val="center"/>
          </w:tcPr>
          <w:p>
            <w:pPr>
              <w:spacing w:before="40" w:after="40"/>
              <w:jc w:val="left"/>
            </w:pPr>
            <w:r/>
            <w:r>
              <w:rPr>
                <w:rFonts w:ascii="Arial" w:hAnsi="Arial"/>
                <w:b/>
                <w:color w:val="222222"/>
                <w:sz w:val="17"/>
              </w:rPr>
              <w:t>Open-Weight LLM</w:t>
            </w:r>
          </w:p>
        </w:tc>
        <w:tc>
          <w:tcPr>
            <w:tcW w:type="dxa" w:w="3168"/>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LLaMA 4 (1-shot, Tagged P2_TAG)</w:t>
            </w:r>
          </w:p>
        </w:tc>
        <w:tc>
          <w:tcPr>
            <w:tcW w:type="dxa" w:w="259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Inline Tagged XML</w:t>
            </w:r>
          </w:p>
        </w:tc>
        <w:tc>
          <w:tcPr>
            <w:tcW w:type="dxa" w:w="187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0.3542</w:t>
            </w:r>
          </w:p>
        </w:tc>
        <w:tc>
          <w:tcPr>
            <w:tcW w:type="dxa" w:w="187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0.5098</w:t>
            </w:r>
          </w:p>
        </w:tc>
      </w:tr>
      <w:tr>
        <w:tc>
          <w:tcPr>
            <w:tcW w:type="dxa" w:w="1872"/>
            <w:shd w:fill="FFFFFF"/>
            <w:tcMar>
              <w:top w:w="80" w:type="dxa"/>
              <w:bottom w:w="80" w:type="dxa"/>
              <w:left w:w="120" w:type="dxa"/>
              <w:right w:w="120" w:type="dxa"/>
            </w:tcMar>
            <w:vAlign w:val="center"/>
          </w:tcPr>
          <w:p>
            <w:pPr>
              <w:spacing w:before="40" w:after="40"/>
              <w:jc w:val="left"/>
            </w:pPr>
            <w:r/>
            <w:r>
              <w:rPr>
                <w:rFonts w:ascii="Arial" w:hAnsi="Arial"/>
                <w:b/>
                <w:color w:val="222222"/>
                <w:sz w:val="17"/>
              </w:rPr>
              <w:t>Open-Weight LLM</w:t>
            </w:r>
          </w:p>
        </w:tc>
        <w:tc>
          <w:tcPr>
            <w:tcW w:type="dxa" w:w="3168"/>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LLaMA 4 (1-shot, JSON Schema)</w:t>
            </w:r>
          </w:p>
        </w:tc>
        <w:tc>
          <w:tcPr>
            <w:tcW w:type="dxa" w:w="259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JSON Structured Output</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0.3200</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0.4700</w:t>
            </w:r>
          </w:p>
        </w:tc>
      </w:tr>
      <w:tr>
        <w:tc>
          <w:tcPr>
            <w:tcW w:type="dxa" w:w="1872"/>
            <w:shd w:fill="FBFBFB"/>
            <w:tcMar>
              <w:top w:w="80" w:type="dxa"/>
              <w:bottom w:w="80" w:type="dxa"/>
              <w:left w:w="120" w:type="dxa"/>
              <w:right w:w="120" w:type="dxa"/>
            </w:tcMar>
            <w:vAlign w:val="center"/>
          </w:tcPr>
          <w:p>
            <w:pPr>
              <w:spacing w:before="40" w:after="40"/>
              <w:jc w:val="left"/>
            </w:pPr>
            <w:r/>
            <w:r>
              <w:rPr>
                <w:rFonts w:ascii="Arial" w:hAnsi="Arial"/>
                <w:b/>
                <w:color w:val="222222"/>
                <w:sz w:val="17"/>
              </w:rPr>
              <w:t>Proprietary LLM</w:t>
            </w:r>
          </w:p>
        </w:tc>
        <w:tc>
          <w:tcPr>
            <w:tcW w:type="dxa" w:w="3168"/>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Claude 4.6 Sonnet (1-shot, Tagged)</w:t>
            </w:r>
          </w:p>
        </w:tc>
        <w:tc>
          <w:tcPr>
            <w:tcW w:type="dxa" w:w="259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Inline Tagged XML</w:t>
            </w:r>
          </w:p>
        </w:tc>
        <w:tc>
          <w:tcPr>
            <w:tcW w:type="dxa" w:w="187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0.4222</w:t>
            </w:r>
          </w:p>
        </w:tc>
        <w:tc>
          <w:tcPr>
            <w:tcW w:type="dxa" w:w="187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0.5786</w:t>
            </w:r>
          </w:p>
        </w:tc>
      </w:tr>
      <w:tr>
        <w:tc>
          <w:tcPr>
            <w:tcW w:type="dxa" w:w="1872"/>
            <w:shd w:fill="FFFFFF"/>
            <w:tcMar>
              <w:top w:w="80" w:type="dxa"/>
              <w:bottom w:w="80" w:type="dxa"/>
              <w:left w:w="120" w:type="dxa"/>
              <w:right w:w="120" w:type="dxa"/>
            </w:tcMar>
            <w:vAlign w:val="center"/>
          </w:tcPr>
          <w:p>
            <w:pPr>
              <w:spacing w:before="40" w:after="40"/>
              <w:jc w:val="left"/>
            </w:pPr>
            <w:r/>
            <w:r>
              <w:rPr>
                <w:rFonts w:ascii="Arial" w:hAnsi="Arial"/>
                <w:b/>
                <w:color w:val="222222"/>
                <w:sz w:val="17"/>
              </w:rPr>
              <w:t>Rule-Based System</w:t>
            </w:r>
          </w:p>
        </w:tc>
        <w:tc>
          <w:tcPr>
            <w:tcW w:type="dxa" w:w="3168"/>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ETHER (Baseline, used=Yes)</w:t>
            </w:r>
          </w:p>
        </w:tc>
        <w:tc>
          <w:tcPr>
            <w:tcW w:type="dxa" w:w="259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Rule-based Dictionary Match</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0.1147</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0.2447</w:t>
            </w:r>
          </w:p>
        </w:tc>
      </w:tr>
    </w:tbl>
    <w:p w14:paraId="6EB0E278" w14:textId="77777777" w:rsidR="00960837" w:rsidRPr="00766689" w:rsidRDefault="00960837" w:rsidP="00514A36"/>
    <w:p w14:paraId="749EDE3D" w14:textId="5294020A" w:rsidR="00182ADC" w:rsidRDefault="00182ADC" w:rsidP="001A4FB8">
      <w:r w:rsidRPr="00182ADC">
        <w:t xml:space="preserve">The </w:t>
      </w:r>
      <w:r w:rsidR="00C62914">
        <w:t>FAERS</w:t>
      </w:r>
      <w:r w:rsidRPr="00182ADC">
        <w:t xml:space="preserve"> dataset consisted of</w:t>
      </w:r>
      <w:r w:rsidR="009906C6">
        <w:t xml:space="preserve"> </w:t>
      </w:r>
      <w:r w:rsidR="00BF0279">
        <w:t>829</w:t>
      </w:r>
      <w:r w:rsidRPr="00182ADC">
        <w:t xml:space="preserve"> </w:t>
      </w:r>
      <w:del w:id="114" w:author="Wu, Leihong" w:date="2026-08-28T11:28:00Z" w16du:dateUtc="2026-08-28T16:28:00Z">
        <w:r w:rsidRPr="00182ADC" w:rsidDel="00827CB2">
          <w:delText>FAERS reports</w:delText>
        </w:r>
      </w:del>
      <w:ins w:id="115" w:author="Wu, Leihong" w:date="2026-08-28T11:28:00Z" w16du:dateUtc="2026-08-28T16:28:00Z">
        <w:r w:rsidR="00827CB2">
          <w:t>ICSRs</w:t>
        </w:r>
      </w:ins>
      <w:r w:rsidRPr="00182ADC">
        <w:t xml:space="preserve"> </w:t>
      </w:r>
      <w:r w:rsidR="007D0D1C">
        <w:t xml:space="preserve">which </w:t>
      </w:r>
      <w:r w:rsidR="009D01E9">
        <w:t>w</w:t>
      </w:r>
      <w:r w:rsidR="007D0D1C">
        <w:t xml:space="preserve">as </w:t>
      </w:r>
      <w:r w:rsidR="009D01E9">
        <w:t xml:space="preserve">a </w:t>
      </w:r>
      <w:r w:rsidR="005F3814">
        <w:t xml:space="preserve">convenient </w:t>
      </w:r>
      <w:r w:rsidR="009D01E9">
        <w:t xml:space="preserve">subset of </w:t>
      </w:r>
      <w:r w:rsidR="00D72B2A">
        <w:t>a</w:t>
      </w:r>
      <w:r w:rsidR="009D01E9">
        <w:t xml:space="preserve"> dataset that </w:t>
      </w:r>
      <w:r w:rsidR="00151E99">
        <w:t>ha</w:t>
      </w:r>
      <w:r w:rsidR="001F7770">
        <w:t>s</w:t>
      </w:r>
      <w:r w:rsidR="00151E99">
        <w:t xml:space="preserve"> been previously used in other pharmacovigilance studies</w:t>
      </w:r>
      <w:r w:rsidR="00864C57">
        <w:t xml:space="preserve"> </w:t>
      </w:r>
      <w:r w:rsidR="00864C57">
        <w:fldChar w:fldCharType="begin"/>
      </w:r>
      <w:r w:rsidR="00864C57">
        <w:instrText xml:space="preserve"> ADDIN EN.CITE &lt;EndNote&gt;&lt;Cite&gt;&lt;Author&gt;Kreimeyer&lt;/Author&gt;&lt;Year&gt;2022&lt;/Year&gt;&lt;RecNum&gt;21&lt;/RecNum&gt;&lt;DisplayText&gt;[11]&lt;/DisplayText&gt;&lt;record&gt;&lt;rec-number&gt;21&lt;/rec-number&gt;&lt;foreign-keys&gt;&lt;key app="EN" db-id="2wazf5f082zrfieazeax5tf4wvxz9x59ts99" timestamp="1764083720"&gt;21&lt;/key&gt;&lt;/foreign-keys&gt;&lt;ref-type name="Journal Article"&gt;17&lt;/ref-type&gt;&lt;contributors&gt;&lt;authors&gt;&lt;author&gt;Kreimeyer, Kory&lt;/author&gt;&lt;author&gt;Dang, Oanh&lt;/author&gt;&lt;author&gt;Spiker, Jonathan&lt;/author&gt;&lt;author&gt;Gish, Paula&lt;/author&gt;&lt;author&gt;Weintraub, Jessica&lt;/author&gt;&lt;author&gt;Wu, Eileen&lt;/author&gt;&lt;author&gt;Ball, Robert&lt;/author&gt;&lt;author&gt;Botsis, Taxiarchis&lt;/author&gt;&lt;/authors&gt;&lt;/contributors&gt;&lt;titles&gt;&lt;title&gt;Increased confidence in deduplication of drug safety reports with natural language processing of narratives at the us food and drug administration&lt;/title&gt;&lt;secondary-title&gt;Frontiers in Drug Safety and Regulation&lt;/secondary-title&gt;&lt;/titles&gt;&lt;periodical&gt;&lt;full-title&gt;Frontiers in Drug Safety and Regulation&lt;/full-title&gt;&lt;/periodical&gt;&lt;pages&gt;918897&lt;/pages&gt;&lt;volume&gt;2&lt;/volume&gt;&lt;dates&gt;&lt;year&gt;2022&lt;/year&gt;&lt;/dates&gt;&lt;isbn&gt;2674-0869&lt;/isbn&gt;&lt;urls&gt;&lt;/urls&gt;&lt;/record&gt;&lt;/Cite&gt;&lt;/EndNote&gt;</w:instrText>
      </w:r>
      <w:r w:rsidR="00864C57">
        <w:fldChar w:fldCharType="separate"/>
      </w:r>
      <w:r w:rsidR="00864C57">
        <w:rPr>
          <w:noProof/>
        </w:rPr>
        <w:t>[11]</w:t>
      </w:r>
      <w:r w:rsidR="00864C57">
        <w:fldChar w:fldCharType="end"/>
      </w:r>
      <w:r w:rsidR="002619C1">
        <w:t>.</w:t>
      </w:r>
      <w:r w:rsidR="00EF4E51">
        <w:t xml:space="preserve"> </w:t>
      </w:r>
      <w:ins w:id="116" w:author="Wu, Leihong" w:date="2026-08-28T11:28:00Z" w16du:dateUtc="2026-08-28T16:28:00Z">
        <w:r w:rsidR="00AF5C88">
          <w:t xml:space="preserve">These </w:t>
        </w:r>
        <w:r w:rsidR="00827CB2">
          <w:t xml:space="preserve">829 </w:t>
        </w:r>
      </w:ins>
      <w:ins w:id="117" w:author="Wu, Leihong" w:date="2026-08-28T11:29:00Z" w16du:dateUtc="2026-08-28T16:29:00Z">
        <w:r w:rsidR="00827CB2">
          <w:t>ICSRs</w:t>
        </w:r>
      </w:ins>
      <w:ins w:id="118" w:author="Wu, Leihong" w:date="2026-08-28T11:28:00Z" w16du:dateUtc="2026-08-28T16:28:00Z">
        <w:r w:rsidR="00827CB2">
          <w:t xml:space="preserve"> </w:t>
        </w:r>
        <w:r w:rsidR="00827CB2" w:rsidRPr="00182ADC">
          <w:t>involv</w:t>
        </w:r>
      </w:ins>
      <w:ins w:id="119" w:author="Wu, Leihong" w:date="2026-08-28T11:29:00Z" w16du:dateUtc="2026-08-28T16:29:00Z">
        <w:r w:rsidR="00827CB2">
          <w:t>ed</w:t>
        </w:r>
      </w:ins>
      <w:ins w:id="120" w:author="Wu, Leihong" w:date="2026-08-28T11:28:00Z" w16du:dateUtc="2026-08-28T16:28:00Z">
        <w:r w:rsidR="00827CB2" w:rsidRPr="00182ADC">
          <w:t xml:space="preserve"> four drug–adverse event pairs: Azacitidine–QT prolongation, Tramadol–hypoglycemia, Baricitinib–hypersensitivity, and Erenumab–stroke.</w:t>
        </w:r>
      </w:ins>
      <w:ins w:id="121" w:author="Wu, Leihong" w:date="2026-08-28T11:29:00Z" w16du:dateUtc="2026-08-28T16:29:00Z">
        <w:r w:rsidR="00827CB2">
          <w:t xml:space="preserve"> </w:t>
        </w:r>
      </w:ins>
      <w:r w:rsidR="00A44370">
        <w:t>All reports contain</w:t>
      </w:r>
      <w:r w:rsidR="00AF75D9">
        <w:t>ed</w:t>
      </w:r>
      <w:r w:rsidR="00A44370">
        <w:t xml:space="preserve"> detailed narratives describing adverse drug experiences. </w:t>
      </w:r>
      <w:r w:rsidR="00EF4E51">
        <w:t xml:space="preserve">We </w:t>
      </w:r>
      <w:r w:rsidR="00EF4E51" w:rsidRPr="00182ADC">
        <w:t>manually annotated</w:t>
      </w:r>
      <w:r w:rsidR="00EF4E51">
        <w:t xml:space="preserve"> this dataset in this study</w:t>
      </w:r>
      <w:del w:id="122" w:author="Wu, Leihong" w:date="2026-08-31T09:08:00Z" w16du:dateUtc="2026-08-31T14:08:00Z">
        <w:r w:rsidR="00EF4E51" w:rsidDel="00722EAA">
          <w:delText>.</w:delText>
        </w:r>
      </w:del>
      <w:r w:rsidR="00EF4E51">
        <w:t xml:space="preserve"> (see </w:t>
      </w:r>
      <w:r w:rsidR="00625D39">
        <w:t>2.2</w:t>
      </w:r>
      <w:r w:rsidR="00EF4E51">
        <w:t>)</w:t>
      </w:r>
      <w:ins w:id="123" w:author="Wu, Leihong" w:date="2026-08-31T09:08:00Z" w16du:dateUtc="2026-08-31T14:08:00Z">
        <w:r w:rsidR="00722EAA">
          <w:t xml:space="preserve">. </w:t>
        </w:r>
      </w:ins>
      <w:ins w:id="124" w:author="Wu, Leihong" w:date="2026-08-31T09:08:00Z">
        <w:r w:rsidR="00722EAA" w:rsidRPr="00722EAA">
          <w:t xml:space="preserve">Across the FAERS corpus, the expert reference set contained 36,425 annotations, including 3,991 unique AE/symptom </w:t>
        </w:r>
      </w:ins>
      <w:ins w:id="125" w:author="Wu, Leihong" w:date="2026-08-31T09:08:00Z" w16du:dateUtc="2026-08-31T14:08:00Z">
        <w:r w:rsidR="000F1436">
          <w:t>terms</w:t>
        </w:r>
      </w:ins>
      <w:ins w:id="126" w:author="Wu, Leihong" w:date="2026-08-31T09:08:00Z">
        <w:r w:rsidR="00722EAA" w:rsidRPr="00722EAA">
          <w:t xml:space="preserve"> and 2,085 unique drug </w:t>
        </w:r>
      </w:ins>
      <w:ins w:id="127" w:author="Wu, Leihong" w:date="2026-08-31T09:08:00Z" w16du:dateUtc="2026-08-31T14:08:00Z">
        <w:r w:rsidR="000F1436">
          <w:t>terms</w:t>
        </w:r>
      </w:ins>
      <w:ins w:id="128" w:author="Wu, Leihong" w:date="2026-08-31T09:08:00Z">
        <w:r w:rsidR="00722EAA" w:rsidRPr="00722EAA">
          <w:t xml:space="preserve"> under exact string matching.</w:t>
        </w:r>
      </w:ins>
      <w:ins w:id="129" w:author="Wu, Leihong" w:date="2026-08-31T09:08:00Z" w16du:dateUtc="2026-08-31T14:08:00Z">
        <w:r w:rsidR="00722EAA">
          <w:t xml:space="preserve"> </w:t>
        </w:r>
      </w:ins>
    </w:p>
    <w:p w14:paraId="22E9F2D0" w14:textId="383CE31F" w:rsidR="00C31354" w:rsidRDefault="00C31354" w:rsidP="009C1AEA">
      <w:r w:rsidRPr="00C31354">
        <w:t xml:space="preserve">The VAERS dataset comprised 1,000 randomly selected reports drawn from the public </w:t>
      </w:r>
      <w:r w:rsidR="009057CE">
        <w:t xml:space="preserve">VAERS, which </w:t>
      </w:r>
      <w:r w:rsidRPr="00C31354">
        <w:t xml:space="preserve">was </w:t>
      </w:r>
      <w:r w:rsidR="009057CE">
        <w:t xml:space="preserve">previously </w:t>
      </w:r>
      <w:r w:rsidRPr="00C31354">
        <w:t>created as a gold</w:t>
      </w:r>
      <w:r w:rsidR="00D7634E">
        <w:t xml:space="preserve"> </w:t>
      </w:r>
      <w:r w:rsidRPr="00C31354">
        <w:t>standard annotated reference to support the development and evaluation of NLP systems, including the ETHER text-mining algorithm</w:t>
      </w:r>
      <w:r w:rsidR="00394FC9">
        <w:fldChar w:fldCharType="begin"/>
      </w:r>
      <w:r w:rsidR="00394FC9">
        <w:instrText xml:space="preserve"> ADDIN EN.CITE &lt;EndNote&gt;&lt;Cite&gt;&lt;Author&gt;Foster&lt;/Author&gt;&lt;Year&gt;2018&lt;/Year&gt;&lt;RecNum&gt;30&lt;/RecNum&gt;&lt;DisplayText&gt;[12]&lt;/DisplayText&gt;&lt;record&gt;&lt;rec-number&gt;30&lt;/rec-number&gt;&lt;foreign-keys&gt;&lt;key app="EN" db-id="reaw999r8vept5ed0pcp9r2srtdp92extaew" timestamp="1767712026"&gt;30&lt;/key&gt;&lt;/foreign-keys&gt;&lt;ref-type name="Journal Article"&gt;17&lt;/ref-type&gt;&lt;contributors&gt;&lt;authors&gt;&lt;author&gt;Foster, Matthew&lt;/author&gt;&lt;author&gt;Pandey, Abhishek&lt;/author&gt;&lt;author&gt;Kreimeyer, Kory&lt;/author&gt;&lt;author&gt;Botsis, Taxiarchis&lt;/author&gt;&lt;/authors&gt;&lt;/contributors&gt;&lt;titles&gt;&lt;title&gt;Generation of an annotated reference standard for vaccine adverse event reports&lt;/title&gt;&lt;secondary-title&gt;Vaccine&lt;/secondary-title&gt;&lt;/titles&gt;&lt;periodical&gt;&lt;full-title&gt;Vaccine&lt;/full-title&gt;&lt;/periodical&gt;&lt;pages&gt;4325-4330&lt;/pages&gt;&lt;volume&gt;36&lt;/volume&gt;&lt;number&gt;29&lt;/number&gt;&lt;dates&gt;&lt;year&gt;2018&lt;/year&gt;&lt;/dates&gt;&lt;isbn&gt;0264-410X&lt;/isbn&gt;&lt;urls&gt;&lt;/urls&gt;&lt;/record&gt;&lt;/Cite&gt;&lt;/EndNote&gt;</w:instrText>
      </w:r>
      <w:r w:rsidR="00394FC9">
        <w:fldChar w:fldCharType="separate"/>
      </w:r>
      <w:r w:rsidR="00394FC9">
        <w:rPr>
          <w:noProof/>
        </w:rPr>
        <w:t>[12]</w:t>
      </w:r>
      <w:r w:rsidR="00394FC9">
        <w:fldChar w:fldCharType="end"/>
      </w:r>
      <w:r w:rsidRPr="00C31354">
        <w:t xml:space="preserve">. Each report </w:t>
      </w:r>
      <w:r w:rsidR="002903CA">
        <w:t>has been</w:t>
      </w:r>
      <w:r w:rsidRPr="00C31354">
        <w:t xml:space="preserve"> annotated for clinical features, temporal features, and clinical–temporal associations using a multi-phase annotation methodology. The annotations were produced using the ETHER Annotator</w:t>
      </w:r>
      <w:r w:rsidR="00FC4104">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FC4104">
        <w:fldChar w:fldCharType="separate"/>
      </w:r>
      <w:r w:rsidR="00FC4104">
        <w:rPr>
          <w:noProof/>
        </w:rPr>
        <w:t>[8]</w:t>
      </w:r>
      <w:r w:rsidR="00FC4104">
        <w:fldChar w:fldCharType="end"/>
      </w:r>
      <w:r w:rsidRPr="00C31354">
        <w:t xml:space="preserve"> with expert-defined guidelines and quality-controlled through adjudicator review.</w:t>
      </w:r>
      <w:ins w:id="130" w:author="Wu, Leihong" w:date="2026-08-31T09:09:00Z" w16du:dateUtc="2026-08-31T14:09:00Z">
        <w:r w:rsidR="009637C0">
          <w:t xml:space="preserve"> </w:t>
        </w:r>
      </w:ins>
      <w:ins w:id="131" w:author="Wu, Leihong" w:date="2026-08-31T09:09:00Z">
        <w:r w:rsidR="009637C0" w:rsidRPr="009637C0">
          <w:t>The corpus contains 40,711 reference annotations</w:t>
        </w:r>
      </w:ins>
      <w:ins w:id="132" w:author="Wu, Leihong" w:date="2026-08-31T09:09:00Z" w16du:dateUtc="2026-08-31T14:09:00Z">
        <w:r w:rsidR="00CC4DBB">
          <w:t xml:space="preserve">, </w:t>
        </w:r>
      </w:ins>
      <w:ins w:id="133" w:author="Wu, Leihong" w:date="2026-08-31T09:10:00Z" w16du:dateUtc="2026-08-31T14:10:00Z">
        <w:r w:rsidR="00CC4DBB">
          <w:t xml:space="preserve">with </w:t>
        </w:r>
      </w:ins>
      <w:ins w:id="134" w:author="Wu, Leihong" w:date="2026-08-31T09:09:00Z" w16du:dateUtc="2026-08-31T14:09:00Z">
        <w:r w:rsidR="00CC4DBB">
          <w:t xml:space="preserve">2085 </w:t>
        </w:r>
      </w:ins>
      <w:ins w:id="135" w:author="Wu, Leihong" w:date="2026-08-31T09:10:00Z" w16du:dateUtc="2026-08-31T14:10:00Z">
        <w:r w:rsidR="00CC4DBB">
          <w:t xml:space="preserve">unique </w:t>
        </w:r>
      </w:ins>
      <w:ins w:id="136" w:author="Wu, Leihong" w:date="2026-08-31T09:09:00Z" w16du:dateUtc="2026-08-31T14:09:00Z">
        <w:r w:rsidR="00CC4DBB">
          <w:t>Drug/Vacci</w:t>
        </w:r>
      </w:ins>
      <w:ins w:id="137" w:author="Wu, Leihong" w:date="2026-08-31T09:10:00Z" w16du:dateUtc="2026-08-31T14:10:00Z">
        <w:r w:rsidR="00CC4DBB">
          <w:t xml:space="preserve">ne terms </w:t>
        </w:r>
      </w:ins>
      <w:ins w:id="138" w:author="Wu, Leihong" w:date="2026-08-31T09:09:00Z">
        <w:r w:rsidR="009637C0" w:rsidRPr="009637C0">
          <w:t xml:space="preserve">and 13,819 unique </w:t>
        </w:r>
      </w:ins>
      <w:ins w:id="139" w:author="Wu, Leihong" w:date="2026-08-31T09:09:00Z" w16du:dateUtc="2026-08-31T14:09:00Z">
        <w:r w:rsidR="009637C0">
          <w:t>AE/</w:t>
        </w:r>
      </w:ins>
      <w:ins w:id="140" w:author="Wu, Leihong" w:date="2026-08-31T09:09:00Z">
        <w:r w:rsidR="009637C0" w:rsidRPr="009637C0">
          <w:t xml:space="preserve">symptom </w:t>
        </w:r>
      </w:ins>
      <w:ins w:id="141" w:author="Wu, Leihong" w:date="2026-08-31T09:09:00Z" w16du:dateUtc="2026-08-31T14:09:00Z">
        <w:r w:rsidR="009637C0">
          <w:t>terms</w:t>
        </w:r>
      </w:ins>
      <w:ins w:id="142" w:author="Wu, Leihong" w:date="2026-08-31T09:09:00Z">
        <w:r w:rsidR="009637C0" w:rsidRPr="009637C0">
          <w:t xml:space="preserve"> under exact string matching.</w:t>
        </w:r>
      </w:ins>
    </w:p>
    <w:p w14:paraId="61A7EF20" w14:textId="77777777" w:rsidR="0010317B" w:rsidRPr="00C31354" w:rsidRDefault="0010317B" w:rsidP="009C1AEA"/>
    <w:p w14:paraId="15CAD4A9" w14:textId="77777777" w:rsidR="00182ADC" w:rsidRPr="00182ADC" w:rsidRDefault="00182ADC" w:rsidP="00182ADC">
      <w:pPr>
        <w:pStyle w:val="Heading2"/>
      </w:pPr>
      <w:r w:rsidRPr="00182ADC">
        <w:t>2.2 Human Annotation Protocol</w:t>
      </w:r>
    </w:p>
    <w:p w14:paraId="0CF78D1D" w14:textId="3B5323C6" w:rsidR="00114CAB" w:rsidRDefault="00114CAB" w:rsidP="00114CAB">
      <w:r w:rsidRPr="00114CAB">
        <w:t xml:space="preserve">To begin human annotation, we first developed a comprehensive annotation guideline, with input from pharmacovigilance experts and adapted from prior VAERS work. The guideline defines 17 clinical entity types, including drug-related categories (e.g., suspect, concomitant, and other drugs, as well as dose and treatment), clinical outcomes (adverse events and their manifestations or sequelae), diagnostic and laboratory information, medical and family history, indications, and patient status, along with demographic attributes such as age and sex. Full definitions of the guideline are provided in Supplementary </w:t>
      </w:r>
      <w:r w:rsidRPr="00114CAB">
        <w:rPr>
          <w:b/>
          <w:bCs/>
        </w:rPr>
        <w:t>Table S1</w:t>
      </w:r>
      <w:r w:rsidRPr="00114CAB">
        <w:t>.</w:t>
      </w:r>
    </w:p>
    <w:p w14:paraId="38DD0DA4" w14:textId="57A36DBC" w:rsidR="00611A30" w:rsidRDefault="009A440F" w:rsidP="00415620">
      <w:r w:rsidRPr="009A440F">
        <w:t xml:space="preserve">Annotations were performed by </w:t>
      </w:r>
      <w:r w:rsidR="00D777E2">
        <w:t xml:space="preserve">a </w:t>
      </w:r>
      <w:r w:rsidRPr="009A440F">
        <w:t>research fellow who received task-specific training and followed the predefined annotation guidelines throughout the process. The annotator was also involved in the development and iterative refinement of these guidelines, ensuring consistent interpretation of entity definitions. All annotations were stored in a structured format capturing span boundaries and entity labels, enabling reproducibility and facilitating downstream validation and analysis. To avoid potential bias, the annotation process was conducted entirely manually without assistance from AI-based tools, and the resulting human annotations were used as the benchmark for evaluating automated systems</w:t>
      </w:r>
      <w:r w:rsidR="00F21832">
        <w:t xml:space="preserve"> includ</w:t>
      </w:r>
      <w:r w:rsidR="00055EF0">
        <w:t>ing</w:t>
      </w:r>
      <w:r w:rsidR="00F21832">
        <w:t xml:space="preserve"> LLM, BERT</w:t>
      </w:r>
      <w:r w:rsidR="008E6435">
        <w:t>,</w:t>
      </w:r>
      <w:r w:rsidR="00F21832">
        <w:t xml:space="preserve"> and rule-based tools </w:t>
      </w:r>
      <w:r w:rsidR="009511FF" w:rsidRPr="009511FF">
        <w:t xml:space="preserve">such as </w:t>
      </w:r>
      <w:r w:rsidR="00F21832">
        <w:t>ETHER</w:t>
      </w:r>
      <w:r w:rsidRPr="009A440F">
        <w:t>.</w:t>
      </w:r>
    </w:p>
    <w:p w14:paraId="3759E60C" w14:textId="37F5A396" w:rsidR="00466CC6" w:rsidRDefault="00736E23" w:rsidP="00415620">
      <w:r w:rsidRPr="00736E23">
        <w:t xml:space="preserve">To facilitate consistent and efficient annotation, we developed an in-house annotation platform tailored for ICSR narrative labeling. The tool enables annotators to highlight text spans and assign entity types based on </w:t>
      </w:r>
      <w:r w:rsidR="003F7A73">
        <w:t>a</w:t>
      </w:r>
      <w:r w:rsidRPr="00736E23">
        <w:t xml:space="preserve"> predefined controlled vocabulary, directly reflecting the annotation guidelines. It also provides functionalities for case management and annotation review, supporting systematic data organization and quality control throughout the process. Importantly, the platform incorporates version control to track changes across annotation iterations, allowing transparent comparison of updates and ensuring reproducibility. In addition, adjudication functionalities are built in to support review and resolution of ambiguous or uncertain annotations, enabling refinement of guideline interpretation and improving overall annotation consistency. These features collectively enhance data reliability and facilitate future validation and extension of the dataset. The user interface of the platform is illustrated in </w:t>
      </w:r>
      <w:r w:rsidRPr="00A72A0F">
        <w:rPr>
          <w:b/>
          <w:bCs/>
        </w:rPr>
        <w:t>Figure 1,</w:t>
      </w:r>
      <w:r w:rsidRPr="00736E23">
        <w:t xml:space="preserve"> and the source code is publicly available at </w:t>
      </w:r>
      <w:hyperlink r:id="rId8" w:tgtFrame="_new" w:history="1">
        <w:r w:rsidRPr="00736E23">
          <w:rPr>
            <w:rStyle w:val="Hyperlink"/>
          </w:rPr>
          <w:t>https://github.com/seldas/LLM4AE</w:t>
        </w:r>
      </w:hyperlink>
      <w:r w:rsidRPr="00736E23">
        <w:t>.</w:t>
      </w:r>
    </w:p>
    <w:p w14:paraId="6C1178D4" w14:textId="2D9D66FA" w:rsidR="00415620" w:rsidRDefault="00415620" w:rsidP="00415620"/>
    <w:p w14:paraId="58DE4F14" w14:textId="65E505E2" w:rsidR="00F81AD3" w:rsidRDefault="0037517F" w:rsidP="00415620">
      <w:r w:rsidRPr="0037517F">
        <w:rPr>
          <w:noProof/>
        </w:rPr>
        <w:drawing>
          <wp:inline distT="0" distB="0" distL="0" distR="0" wp14:anchorId="1E1F9ADA" wp14:editId="777B1157">
            <wp:extent cx="5943600" cy="3797935"/>
            <wp:effectExtent l="0" t="0" r="0" b="0"/>
            <wp:docPr id="518031711" name="Picture 3" descr="Graphical user interface, application&#10;&#10;AI-generated content may be incorrect.">
              <a:extLst xmlns:a="http://schemas.openxmlformats.org/drawingml/2006/main">
                <a:ext uri="{FF2B5EF4-FFF2-40B4-BE49-F238E27FC236}">
                  <a16:creationId xmlns:a16="http://schemas.microsoft.com/office/drawing/2014/main" id="{CEDFB702-EB58-010C-2BCD-28B56706B8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31711" name="Picture 3" descr="Graphical user interface, application&#10;&#10;AI-generated content may be incorrect.">
                      <a:extLst>
                        <a:ext uri="{FF2B5EF4-FFF2-40B4-BE49-F238E27FC236}">
                          <a16:creationId xmlns:a16="http://schemas.microsoft.com/office/drawing/2014/main" id="{CEDFB702-EB58-010C-2BCD-28B56706B876}"/>
                        </a:ext>
                      </a:extLst>
                    </pic:cNvPr>
                    <pic:cNvPicPr>
                      <a:picLocks noChangeAspect="1"/>
                    </pic:cNvPicPr>
                  </pic:nvPicPr>
                  <pic:blipFill>
                    <a:blip r:embed="rId9"/>
                    <a:stretch>
                      <a:fillRect/>
                    </a:stretch>
                  </pic:blipFill>
                  <pic:spPr>
                    <a:xfrm>
                      <a:off x="0" y="0"/>
                      <a:ext cx="5943600" cy="3797935"/>
                    </a:xfrm>
                    <a:prstGeom prst="rect">
                      <a:avLst/>
                    </a:prstGeom>
                  </pic:spPr>
                </pic:pic>
              </a:graphicData>
            </a:graphic>
          </wp:inline>
        </w:drawing>
      </w:r>
    </w:p>
    <w:p w14:paraId="68C443B2" w14:textId="157EBAE8" w:rsidR="00182ADC" w:rsidRDefault="00F81AD3" w:rsidP="00182ADC">
      <w:r w:rsidRPr="00F81AD3">
        <w:rPr>
          <w:b/>
          <w:bCs/>
        </w:rPr>
        <w:t>Figure 1. In-house annotation platform and workflow.</w:t>
      </w:r>
      <w:r w:rsidRPr="00F81AD3">
        <w:br/>
        <w:t>(</w:t>
      </w:r>
      <w:r w:rsidR="00380B65">
        <w:t>a</w:t>
      </w:r>
      <w:r w:rsidRPr="00F81AD3">
        <w:t>) Annotation workflow illustrating guideline-driven labeling and version-controlled updates for reproducibility.</w:t>
      </w:r>
      <w:r w:rsidR="00380B65">
        <w:t xml:space="preserve"> </w:t>
      </w:r>
      <w:r w:rsidR="00380B65" w:rsidRPr="00F81AD3">
        <w:t>(</w:t>
      </w:r>
      <w:r w:rsidR="00380B65">
        <w:t>b</w:t>
      </w:r>
      <w:r w:rsidR="00380B65" w:rsidRPr="00F81AD3">
        <w:t>) Annotation interface for span labeling using predefined clinical entity types.</w:t>
      </w:r>
      <w:r w:rsidR="00380B65">
        <w:t xml:space="preserve"> </w:t>
      </w:r>
      <w:r w:rsidRPr="00F81AD3">
        <w:t>(c) Adjudication and quality control process for resolving ambiguous cases and refining annotation consistency.</w:t>
      </w:r>
    </w:p>
    <w:p w14:paraId="27C17BA4" w14:textId="77777777" w:rsidR="00F81AD3" w:rsidRPr="00182ADC" w:rsidRDefault="00F81AD3" w:rsidP="00182ADC"/>
    <w:p w14:paraId="4C65F8DA" w14:textId="4D32EC27" w:rsidR="00182ADC" w:rsidRDefault="00182ADC" w:rsidP="00182ADC">
      <w:pPr>
        <w:pStyle w:val="Heading2"/>
      </w:pPr>
      <w:r w:rsidRPr="00182ADC">
        <w:t xml:space="preserve">2.3 </w:t>
      </w:r>
      <w:r w:rsidR="00CE0AC4">
        <w:t xml:space="preserve">Automated </w:t>
      </w:r>
      <w:r w:rsidRPr="00182ADC">
        <w:t>Annotation Approaches</w:t>
      </w:r>
    </w:p>
    <w:p w14:paraId="3A58B148" w14:textId="0A56916E" w:rsidR="00182ADC" w:rsidRPr="00182ADC" w:rsidRDefault="00C77958" w:rsidP="00C77958">
      <w:r>
        <w:t>In this study, we applied three annotation approaches: rule-based tool (e.g., ETHER); Large Language Model (LLM); and BERT-based Named Entity Recognition (NER) model. E</w:t>
      </w:r>
      <w:r w:rsidR="00182ADC" w:rsidRPr="00182ADC">
        <w:t xml:space="preserve">THER is a previously deployed rule-based system used to extract clinical concepts from </w:t>
      </w:r>
      <w:r w:rsidR="00AB45AA">
        <w:t>ICSR</w:t>
      </w:r>
      <w:r w:rsidR="00182ADC" w:rsidRPr="00182ADC">
        <w:t xml:space="preserve"> narratives</w:t>
      </w:r>
      <w:r w:rsidR="0074537C">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74537C">
        <w:fldChar w:fldCharType="separate"/>
      </w:r>
      <w:r w:rsidR="00FC4104">
        <w:rPr>
          <w:noProof/>
        </w:rPr>
        <w:t>[8]</w:t>
      </w:r>
      <w:r w:rsidR="0074537C">
        <w:fldChar w:fldCharType="end"/>
      </w:r>
      <w:r w:rsidR="00182ADC" w:rsidRPr="00182ADC">
        <w:t>. It relies on handcrafted rules, dictionaries, and pattern-matching heuristics. Because ETHER recognizes only a limited set of entity types and has difficulty handling linguistic variability, it serves as a baseline in this study.</w:t>
      </w:r>
    </w:p>
    <w:p w14:paraId="4B5CFA10" w14:textId="07593787" w:rsidR="00182ADC" w:rsidRDefault="00C77958" w:rsidP="00754828">
      <w:r>
        <w:t xml:space="preserve">Second, </w:t>
      </w:r>
      <w:r w:rsidR="00962A8D">
        <w:t>w</w:t>
      </w:r>
      <w:r w:rsidR="00182ADC" w:rsidRPr="00182ADC">
        <w:t xml:space="preserve">e used an instruction-tuned </w:t>
      </w:r>
      <w:r>
        <w:t>LLM</w:t>
      </w:r>
      <w:r w:rsidR="00182ADC" w:rsidRPr="00182ADC">
        <w:t xml:space="preserve"> (Llama-4-Maverick-17B-128E-Instruct-FP8</w:t>
      </w:r>
      <w:r w:rsidR="00C4354E">
        <w:t xml:space="preserve">, </w:t>
      </w:r>
      <w:hyperlink r:id="rId10">
        <w:r w:rsidR="00313F76" w:rsidRPr="147CEA42">
          <w:rPr>
            <w:rStyle w:val="Hyperlink"/>
          </w:rPr>
          <w:t>https://huggingface.co/collections/meta-llama/llama-4</w:t>
        </w:r>
      </w:hyperlink>
      <w:r w:rsidR="00182ADC" w:rsidRPr="00182ADC">
        <w:t xml:space="preserve">) to annotate narratives using an </w:t>
      </w:r>
      <w:r w:rsidR="00182ADC" w:rsidRPr="005E44DD">
        <w:t>in-text XML tagging</w:t>
      </w:r>
      <w:r w:rsidR="00182ADC" w:rsidRPr="00182ADC">
        <w:t xml:space="preserve"> strategy</w:t>
      </w:r>
      <w:r w:rsidR="00353FAE">
        <w:t xml:space="preserve"> (</w:t>
      </w:r>
      <w:r w:rsidR="00B24CE7" w:rsidRPr="00B24CE7">
        <w:rPr>
          <w:b/>
          <w:bCs/>
        </w:rPr>
        <w:t>Figure 2</w:t>
      </w:r>
      <w:r w:rsidR="00353FAE">
        <w:t>)</w:t>
      </w:r>
      <w:r w:rsidR="00182ADC" w:rsidRPr="00182ADC">
        <w:t xml:space="preserve">. The </w:t>
      </w:r>
      <w:del w:id="143" w:author="Wu, Leihong" w:date="2026-08-28T12:25:00Z" w16du:dateUtc="2026-08-28T17:25:00Z">
        <w:r w:rsidR="00182ADC" w:rsidRPr="00182ADC" w:rsidDel="00416F6F">
          <w:delText xml:space="preserve">model </w:delText>
        </w:r>
      </w:del>
      <w:ins w:id="144" w:author="Wu, Leihong" w:date="2026-08-28T12:25:00Z" w16du:dateUtc="2026-08-28T17:25:00Z">
        <w:r w:rsidR="00416F6F" w:rsidRPr="003C1680">
          <w:rPr>
            <w:i/>
            <w:color w:val="7030A0"/>
          </w:rPr>
          <w:t xml:space="preserve"> </w:t>
        </w:r>
        <w:r w:rsidR="00416F6F" w:rsidRPr="00B3092F">
          <w:rPr>
            <w:iCs/>
            <w:color w:val="7030A0"/>
          </w:rPr>
          <w:t>LLM was prompted to</w:t>
        </w:r>
        <w:r w:rsidR="00416F6F" w:rsidRPr="003C1680">
          <w:rPr>
            <w:i/>
            <w:color w:val="7030A0"/>
          </w:rPr>
          <w:t xml:space="preserve"> </w:t>
        </w:r>
      </w:ins>
      <w:r w:rsidR="00182ADC" w:rsidRPr="00182ADC">
        <w:t>insert</w:t>
      </w:r>
      <w:del w:id="145" w:author="Wu, Leihong" w:date="2026-08-28T12:25:00Z" w16du:dateUtc="2026-08-28T17:25:00Z">
        <w:r w:rsidR="00182ADC" w:rsidRPr="00182ADC" w:rsidDel="00416F6F">
          <w:delText>s</w:delText>
        </w:r>
      </w:del>
      <w:r w:rsidR="00182ADC" w:rsidRPr="00182ADC">
        <w:t xml:space="preserve"> tags around identified entities without altering the surrounding text</w:t>
      </w:r>
      <w:ins w:id="146" w:author="Wu, Leihong" w:date="2026-08-28T12:25:00Z" w16du:dateUtc="2026-08-28T17:25:00Z">
        <w:r w:rsidR="00416F6F">
          <w:t xml:space="preserve"> </w:t>
        </w:r>
        <w:r w:rsidR="00416F6F" w:rsidRPr="007B01C6">
          <w:rPr>
            <w:iCs/>
            <w:color w:val="7030A0"/>
          </w:rPr>
          <w:t>("</w:t>
        </w:r>
      </w:ins>
      <w:r w:rsidR="00754828" w:rsidRPr="00754828">
        <w:rPr>
          <w:iCs/>
          <w:color w:val="7030A0"/>
        </w:rPr>
        <w:t>Apart from the inserted annotation tags, every character of the original narrative must remain unchanged.</w:t>
      </w:r>
      <w:ins w:id="147" w:author="Wu, Leihong" w:date="2026-08-28T12:25:00Z" w16du:dateUtc="2026-08-28T17:25:00Z">
        <w:r w:rsidR="00416F6F" w:rsidRPr="007B01C6">
          <w:rPr>
            <w:iCs/>
            <w:color w:val="7030A0"/>
          </w:rPr>
          <w:t>")</w:t>
        </w:r>
      </w:ins>
      <w:r w:rsidR="00182ADC" w:rsidRPr="00B3092F">
        <w:rPr>
          <w:iCs/>
        </w:rPr>
        <w:t>.</w:t>
      </w:r>
      <w:r w:rsidR="00182ADC" w:rsidRPr="00182ADC">
        <w:t xml:space="preserve"> After annotation, </w:t>
      </w:r>
      <w:del w:id="148" w:author="Wu, Leihong" w:date="2026-08-28T12:27:00Z" w16du:dateUtc="2026-08-28T17:27:00Z">
        <w:r w:rsidR="00182ADC" w:rsidRPr="00182ADC" w:rsidDel="00F230EE">
          <w:delText>the tagged outputs were mapped back to the original narrative</w:delText>
        </w:r>
      </w:del>
      <w:ins w:id="149" w:author="Wu, Leihong" w:date="2026-08-28T12:27:00Z" w16du:dateUtc="2026-08-28T17:27:00Z">
        <w:r w:rsidR="00F230EE">
          <w:rPr>
            <w:color w:val="7030A0"/>
          </w:rPr>
          <w:t xml:space="preserve">we </w:t>
        </w:r>
      </w:ins>
      <w:ins w:id="150" w:author="Wu, Leihong" w:date="2026-08-28T12:26:00Z" w16du:dateUtc="2026-08-28T17:26:00Z">
        <w:r w:rsidR="004328F1" w:rsidRPr="007B01C6">
          <w:rPr>
            <w:color w:val="7030A0"/>
          </w:rPr>
          <w:t>compute a character-level mapping between the LLM's tag-stripped output and the original page tex</w:t>
        </w:r>
        <w:r w:rsidR="00B3092F" w:rsidRPr="007B01C6">
          <w:rPr>
            <w:color w:val="7030A0"/>
          </w:rPr>
          <w:t>t</w:t>
        </w:r>
        <w:r w:rsidR="00B3092F">
          <w:rPr>
            <w:i/>
            <w:color w:val="7030A0"/>
          </w:rPr>
          <w:t>,</w:t>
        </w:r>
      </w:ins>
      <w:r w:rsidR="00182ADC" w:rsidRPr="00182ADC">
        <w:t xml:space="preserve"> using the SequenceMatcher function from the </w:t>
      </w:r>
      <w:r w:rsidR="00182ADC" w:rsidRPr="00182ADC">
        <w:rPr>
          <w:i/>
          <w:iCs/>
        </w:rPr>
        <w:t>difflib</w:t>
      </w:r>
      <w:r w:rsidR="00182ADC" w:rsidRPr="00182ADC">
        <w:t xml:space="preserve"> Python library </w:t>
      </w:r>
      <w:r w:rsidR="00C76D5A">
        <w:t>(</w:t>
      </w:r>
      <w:hyperlink r:id="rId11">
        <w:r w:rsidR="00C76D5A" w:rsidRPr="147CEA42">
          <w:rPr>
            <w:rStyle w:val="Hyperlink"/>
          </w:rPr>
          <w:t>https://docs.python.org/3/library/difflib.html</w:t>
        </w:r>
      </w:hyperlink>
      <w:r w:rsidR="00C76D5A">
        <w:t xml:space="preserve">) </w:t>
      </w:r>
      <w:r w:rsidR="00182ADC">
        <w:t xml:space="preserve">to extract accurate character offsets. </w:t>
      </w:r>
      <w:del w:id="151" w:author="Penny, Brandon *" w:date="2026-08-28T15:35:00Z" w16du:dateUtc="2026-08-28T15:35:24Z">
        <w:r w:rsidR="00D8739B">
          <w:delText xml:space="preserve">Besides </w:delText>
        </w:r>
        <w:r w:rsidR="00B51D4F">
          <w:delText xml:space="preserve">filtering </w:delText>
        </w:r>
        <w:r w:rsidR="00660C8F">
          <w:delText>out unsuccessful</w:delText>
        </w:r>
        <w:r w:rsidR="00D8739B">
          <w:delText xml:space="preserve"> </w:delText>
        </w:r>
        <w:r w:rsidR="00D85225">
          <w:delText>tagged items, u</w:delText>
        </w:r>
        <w:r w:rsidR="003A5846">
          <w:delText xml:space="preserve">sing in-text annotation </w:delText>
        </w:r>
        <w:r w:rsidR="00A52A78">
          <w:delText xml:space="preserve">plus </w:delText>
        </w:r>
        <w:r w:rsidR="00F77371">
          <w:delText xml:space="preserve">mapping </w:delText>
        </w:r>
        <w:r w:rsidR="00DC1AA8">
          <w:delText xml:space="preserve">back strategy </w:delText>
        </w:r>
        <w:r w:rsidR="003A5846">
          <w:delText>ensure</w:delText>
        </w:r>
        <w:r w:rsidR="00085DF8">
          <w:delText>d</w:delText>
        </w:r>
        <w:r w:rsidR="003A5846">
          <w:delText xml:space="preserve"> the original narratives </w:delText>
        </w:r>
        <w:r w:rsidR="009F03E7">
          <w:delText>d</w:delText>
        </w:r>
        <w:r w:rsidR="001F2997">
          <w:delText>id</w:delText>
        </w:r>
        <w:r w:rsidR="009F03E7">
          <w:delText xml:space="preserve"> not alter during the annotation process, </w:delText>
        </w:r>
        <w:r w:rsidR="00D85225">
          <w:delText xml:space="preserve">both of </w:delText>
        </w:r>
        <w:r w:rsidR="009F03E7">
          <w:delText>which we have observed during preliminary studies</w:delText>
        </w:r>
        <w:r w:rsidR="00C02CA1">
          <w:delText>,</w:delText>
        </w:r>
        <w:r w:rsidR="009F03E7">
          <w:delText xml:space="preserve"> particularly where</w:delText>
        </w:r>
      </w:del>
      <w:ins w:id="152" w:author="Penny, Brandon *" w:date="2026-08-28T15:35:00Z" w16du:dateUtc="2026-08-28T15:35:24Z">
        <w:r w:rsidR="009F03E7">
          <w:t xml:space="preserve"> </w:t>
        </w:r>
        <w:r w:rsidR="1EA1351B">
          <w:t>Besides filtering out unsuccessfully tagged items</w:t>
        </w:r>
      </w:ins>
      <w:ins w:id="153" w:author="Wu, Leihong" w:date="2026-08-31T10:02:00Z" w16du:dateUtc="2026-08-31T15:02:00Z">
        <w:r w:rsidR="00BE6D64">
          <w:t xml:space="preserve"> (</w:t>
        </w:r>
        <w:r w:rsidR="007A153D" w:rsidRPr="007A153D">
          <w:t xml:space="preserve">e.g., mismatched closing tags, unescaped angle brackets, or tags </w:t>
        </w:r>
        <w:r w:rsidR="007A153D">
          <w:t>did not match pre-defined categories</w:t>
        </w:r>
        <w:r w:rsidR="00BE6D64">
          <w:t>)</w:t>
        </w:r>
      </w:ins>
      <w:ins w:id="154" w:author="Penny, Brandon *" w:date="2026-08-28T15:35:00Z" w16du:dateUtc="2026-08-28T15:35:24Z">
        <w:r w:rsidR="1EA1351B">
          <w:t>, using in-text annotation plus back mapping as a strategy helped ensure the original narratives were not altered during the annotation process. Unsuccessful tagging and text alterations have both been observed during preliminary studies, particularly where</w:t>
        </w:r>
      </w:ins>
      <w:r w:rsidR="009F03E7">
        <w:t xml:space="preserve"> </w:t>
      </w:r>
      <w:r w:rsidR="001F2997">
        <w:t xml:space="preserve">some </w:t>
      </w:r>
      <w:r w:rsidR="009F03E7">
        <w:t>LLM</w:t>
      </w:r>
      <w:r w:rsidR="001F2997">
        <w:t>s</w:t>
      </w:r>
      <w:r w:rsidR="009F03E7">
        <w:t xml:space="preserve"> </w:t>
      </w:r>
      <w:r w:rsidR="00957FA9">
        <w:t>were</w:t>
      </w:r>
      <w:r w:rsidR="009F03E7">
        <w:t xml:space="preserve"> </w:t>
      </w:r>
      <w:r w:rsidR="001F2997">
        <w:t>intended</w:t>
      </w:r>
      <w:r w:rsidR="009F03E7">
        <w:t xml:space="preserve"> to correct typos </w:t>
      </w:r>
      <w:r w:rsidR="00A3282A">
        <w:t>from narratives.</w:t>
      </w:r>
      <w:r w:rsidR="00DC55BF">
        <w:t xml:space="preserve"> </w:t>
      </w:r>
      <w:r w:rsidR="00182ADC" w:rsidRPr="00182ADC">
        <w:t xml:space="preserve">The full prompt used for LLM annotation is provided in </w:t>
      </w:r>
      <w:r w:rsidR="00182ADC" w:rsidRPr="00182ADC">
        <w:rPr>
          <w:b/>
          <w:bCs/>
        </w:rPr>
        <w:t xml:space="preserve">Supplementary File </w:t>
      </w:r>
      <w:r w:rsidR="00FE68E5">
        <w:rPr>
          <w:b/>
          <w:bCs/>
        </w:rPr>
        <w:t>1</w:t>
      </w:r>
      <w:r w:rsidR="00182ADC" w:rsidRPr="00182ADC">
        <w:t>.</w:t>
      </w:r>
    </w:p>
    <w:p w14:paraId="26C18798" w14:textId="77777777" w:rsidR="00353FAE" w:rsidRDefault="00353FAE" w:rsidP="00182ADC"/>
    <w:p w14:paraId="1666091F" w14:textId="7648F782" w:rsidR="00353FAE" w:rsidRDefault="00C00AAF" w:rsidP="00353FAE">
      <w:pPr>
        <w:keepNext/>
        <w:jc w:val="center"/>
      </w:pPr>
      <w:r w:rsidRPr="00F1278E">
        <w:rPr>
          <w:noProof/>
        </w:rPr>
        <w:drawing>
          <wp:inline distT="0" distB="0" distL="0" distR="0" wp14:anchorId="684C3946" wp14:editId="6E14F947">
            <wp:extent cx="5943600" cy="2683510"/>
            <wp:effectExtent l="0" t="0" r="0" b="2540"/>
            <wp:docPr id="1211524515" name="Picture 14" descr="Graphical user interface, text, application, email&#10;&#10;AI-generated content may be incorrect.">
              <a:extLst xmlns:a="http://schemas.openxmlformats.org/drawingml/2006/main">
                <a:ext uri="{FF2B5EF4-FFF2-40B4-BE49-F238E27FC236}">
                  <a16:creationId xmlns:a16="http://schemas.microsoft.com/office/drawing/2014/main" id="{3BB0B516-5E88-FC9E-BBBA-A726509E77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4515" name="Picture 14" descr="Graphical user interface, text, application, email&#10;&#10;AI-generated content may be incorrect.">
                      <a:extLst>
                        <a:ext uri="{FF2B5EF4-FFF2-40B4-BE49-F238E27FC236}">
                          <a16:creationId xmlns:a16="http://schemas.microsoft.com/office/drawing/2014/main" id="{3BB0B516-5E88-FC9E-BBBA-A726509E77DB}"/>
                        </a:ext>
                      </a:extLst>
                    </pic:cNvPr>
                    <pic:cNvPicPr>
                      <a:picLocks noChangeAspect="1"/>
                    </pic:cNvPicPr>
                  </pic:nvPicPr>
                  <pic:blipFill>
                    <a:blip r:embed="rId12"/>
                    <a:stretch>
                      <a:fillRect/>
                    </a:stretch>
                  </pic:blipFill>
                  <pic:spPr>
                    <a:xfrm>
                      <a:off x="0" y="0"/>
                      <a:ext cx="5943600" cy="2683510"/>
                    </a:xfrm>
                    <a:prstGeom prst="rect">
                      <a:avLst/>
                    </a:prstGeom>
                  </pic:spPr>
                </pic:pic>
              </a:graphicData>
            </a:graphic>
          </wp:inline>
        </w:drawing>
      </w:r>
    </w:p>
    <w:p w14:paraId="4DB06FEA" w14:textId="6A423C0A" w:rsidR="00D1091A" w:rsidRDefault="00D1091A" w:rsidP="00D1091A">
      <w:pPr>
        <w:spacing w:line="240" w:lineRule="auto"/>
        <w:jc w:val="center"/>
      </w:pPr>
      <w:r>
        <w:t>Figure 2. Overview of the In-Text XML Tagging Annotation Framework (P2_TAG). The raw clinical narrative is processed using an instruction-tuned prompt with in-text XML tags (e.g., &lt;DRUG&gt;, &lt;AE&gt;, &lt;DX&gt;). Strict boundary alignment is verified against the original narrative text via character offset matching to ensure zero loss or corruption of narrative context.</w:t>
      </w:r>
    </w:p>
    <w:p w14:paraId="47F4D396" w14:textId="77777777" w:rsidR="00353FAE" w:rsidRDefault="00353FAE" w:rsidP="00182ADC"/>
    <w:p w14:paraId="59D977F8" w14:textId="1A28515A" w:rsidR="000A022B" w:rsidRDefault="009102DE" w:rsidP="00182ADC">
      <w:pPr>
        <w:rPr>
          <w:ins w:id="155" w:author="Wu, Leihong" w:date="2026-08-31T09:12:00Z" w16du:dateUtc="2026-08-31T14:12:00Z"/>
        </w:rPr>
      </w:pPr>
      <w:r>
        <w:t xml:space="preserve">Third, BERT-based NER </w:t>
      </w:r>
      <w:r w:rsidR="00EE3273" w:rsidRPr="00EE3273">
        <w:t>model</w:t>
      </w:r>
      <w:r w:rsidR="002A3DA8">
        <w:t>s</w:t>
      </w:r>
      <w:r w:rsidR="00EE3273" w:rsidRPr="00EE3273">
        <w:t xml:space="preserve"> w</w:t>
      </w:r>
      <w:r>
        <w:t>ere</w:t>
      </w:r>
      <w:r w:rsidR="00EE3273" w:rsidRPr="00EE3273">
        <w:t xml:space="preserve"> implemented using the spaCy transformer pipeline (TransformerModel</w:t>
      </w:r>
      <w:r w:rsidR="00A36E69">
        <w:t>.</w:t>
      </w:r>
      <w:r w:rsidR="00EE3273" w:rsidRPr="00EE3273">
        <w:t>v3) for FAERS and VAERS</w:t>
      </w:r>
      <w:r w:rsidR="002A3DA8">
        <w:t xml:space="preserve"> datasets. </w:t>
      </w:r>
      <w:r w:rsidR="00C04CE9" w:rsidRPr="00182ADC">
        <w:t>Narratives were tokenized and aligned with span annotations. Entities were converted to the BIO tagging scheme for model input. All preprocessing steps were standardized to ensure reproducibility.</w:t>
      </w:r>
      <w:r w:rsidR="00C04CE9">
        <w:t xml:space="preserve"> </w:t>
      </w:r>
    </w:p>
    <w:p w14:paraId="203AB035" w14:textId="42A7C4D4" w:rsidR="00182ADC" w:rsidRPr="00182ADC" w:rsidRDefault="000A022B" w:rsidP="00182ADC">
      <w:ins w:id="156" w:author="Wu, Leihong" w:date="2026-08-31T09:12:00Z">
        <w:r w:rsidRPr="000A022B">
          <w:t>To address variability associated with neural-network initialization, all BERT evaluations were repeated using five independent random seeds (42, 123, 456, 789, and 1011).</w:t>
        </w:r>
      </w:ins>
      <w:ins w:id="157" w:author="Wu, Leihong" w:date="2026-08-31T09:13:00Z" w16du:dateUtc="2026-08-31T14:13:00Z">
        <w:r w:rsidR="00171BE6">
          <w:t xml:space="preserve"> </w:t>
        </w:r>
      </w:ins>
      <w:ins w:id="158" w:author="Wu, Leihong" w:date="2026-08-31T09:13:00Z">
        <w:r w:rsidR="00171BE6" w:rsidRPr="00171BE6">
          <w:t>For FAERS, the four predefined drug–adverse-event case series enabled a four-fold leave-one-drug–event-pair-out evaluation: each case series served once as the held-out test domain, and each fold was independently trained under all five seeds (20 training runs). For VAERS, which lacks an analogous predefined drug–event grouping, we use report-level 10-fold cross-validation with fixed folds; each fold is repeated under the same five seeds (50 training runs). The final overall estimates are calculated from pooled out-of-fold predictions for each seed and summarized as mean ± standard deviation across the five seeds.</w:t>
        </w:r>
      </w:ins>
      <w:ins w:id="159" w:author="Wu, Leihong" w:date="2026-08-31T09:12:00Z">
        <w:r w:rsidRPr="000A022B">
          <w:t xml:space="preserve"> </w:t>
        </w:r>
      </w:ins>
      <w:del w:id="160" w:author="Wu, Leihong" w:date="2026-08-31T09:13:00Z" w16du:dateUtc="2026-08-31T14:13:00Z">
        <w:r w:rsidR="002A3DA8" w:rsidDel="00171BE6">
          <w:delText>W</w:delText>
        </w:r>
        <w:r w:rsidR="00563D00" w:rsidDel="00171BE6">
          <w:delText xml:space="preserve">e randomly selected 80% of the entire annotated </w:delText>
        </w:r>
        <w:r w:rsidR="002A3DA8" w:rsidDel="00171BE6">
          <w:delText xml:space="preserve">ICSRs </w:delText>
        </w:r>
        <w:r w:rsidR="00563D00" w:rsidDel="00171BE6">
          <w:delText xml:space="preserve">to train the BERT NER model, where the remaining 20% of the annotated </w:delText>
        </w:r>
        <w:r w:rsidR="002A3DA8" w:rsidDel="00171BE6">
          <w:delText>ICSRs</w:delText>
        </w:r>
        <w:r w:rsidR="00563D00" w:rsidDel="00171BE6">
          <w:delText xml:space="preserve"> </w:delText>
        </w:r>
        <w:r w:rsidR="002A3DA8" w:rsidDel="00171BE6">
          <w:delText>were</w:delText>
        </w:r>
        <w:r w:rsidR="00563D00" w:rsidDel="00171BE6">
          <w:delText xml:space="preserve"> used to </w:delText>
        </w:r>
        <w:r w:rsidR="00CD2F50" w:rsidDel="00171BE6">
          <w:delText xml:space="preserve">test </w:delText>
        </w:r>
        <w:r w:rsidR="00563D00" w:rsidDel="00171BE6">
          <w:delText xml:space="preserve">the model performance. </w:delText>
        </w:r>
      </w:del>
      <w:r w:rsidR="00182ADC" w:rsidRPr="00182ADC">
        <w:t xml:space="preserve">Hyperparameters included a learning rate of 0.0001, batch size of 32, and up to 20,000 training steps. Sentences exceeding the 512-token limit were segmented </w:t>
      </w:r>
      <w:ins w:id="161" w:author="Wu, Leihong" w:date="2026-08-31T09:13:00Z" w16du:dateUtc="2026-08-31T14:13:00Z">
        <w:r w:rsidR="0073635B">
          <w:t>before transformer</w:t>
        </w:r>
      </w:ins>
      <w:ins w:id="162" w:author="Wu, Leihong" w:date="2026-08-31T09:14:00Z" w16du:dateUtc="2026-08-31T14:14:00Z">
        <w:r w:rsidR="0073635B">
          <w:t xml:space="preserve"> processing</w:t>
        </w:r>
      </w:ins>
      <w:del w:id="163" w:author="Wu, Leihong" w:date="2026-08-31T09:14:00Z" w16du:dateUtc="2026-08-31T14:14:00Z">
        <w:r w:rsidR="00182ADC" w:rsidRPr="00182ADC" w:rsidDel="0073635B">
          <w:delText>prior to tokenization</w:delText>
        </w:r>
      </w:del>
      <w:r w:rsidR="00182ADC" w:rsidRPr="00182ADC">
        <w:t>.</w:t>
      </w:r>
    </w:p>
    <w:p w14:paraId="2C7BF884" w14:textId="665605C0" w:rsidR="00C04CE9" w:rsidRPr="00182ADC" w:rsidRDefault="00C04CE9" w:rsidP="00C04CE9">
      <w:r>
        <w:t>To determine the best base BERT model, w</w:t>
      </w:r>
      <w:r w:rsidRPr="00182ADC">
        <w:t>e conducted an ablation experiment comparing BERT</w:t>
      </w:r>
      <w:r>
        <w:fldChar w:fldCharType="begin"/>
      </w:r>
      <w:r>
        <w:instrText xml:space="preserve"> ADDIN EN.CITE &lt;EndNote&gt;&lt;Cite&gt;&lt;Author&gt;Devlin&lt;/Author&gt;&lt;Year&gt;2019&lt;/Year&gt;&lt;RecNum&gt;23&lt;/RecNum&gt;&lt;DisplayText&gt;[13]&lt;/DisplayText&gt;&lt;record&gt;&lt;rec-number&gt;23&lt;/rec-number&gt;&lt;foreign-keys&gt;&lt;key app="EN" db-id="2wazf5f082zrfieazeax5tf4wvxz9x59ts99" timestamp="1764084153"&gt;23&lt;/key&gt;&lt;/foreign-keys&gt;&lt;ref-type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papers)&lt;/secondary-title&gt;&lt;/titles&gt;&lt;pages&gt;4171-4186&lt;/pages&gt;&lt;dates&gt;&lt;year&gt;2019&lt;/year&gt;&lt;/dates&gt;&lt;urls&gt;&lt;/urls&gt;&lt;/record&gt;&lt;/Cite&gt;&lt;/EndNote&gt;</w:instrText>
      </w:r>
      <w:r>
        <w:fldChar w:fldCharType="separate"/>
      </w:r>
      <w:r>
        <w:rPr>
          <w:noProof/>
        </w:rPr>
        <w:t>[13]</w:t>
      </w:r>
      <w:r>
        <w:fldChar w:fldCharType="end"/>
      </w:r>
      <w:r w:rsidRPr="00182ADC">
        <w:t>, BioBERT</w:t>
      </w:r>
      <w:r>
        <w:fldChar w:fldCharType="begin"/>
      </w:r>
      <w:r>
        <w:instrText xml:space="preserve"> ADDIN EN.CITE &lt;EndNote&gt;&lt;Cite&gt;&lt;Author&gt;Lee&lt;/Author&gt;&lt;Year&gt;2020&lt;/Year&gt;&lt;RecNum&gt;24&lt;/RecNum&gt;&lt;DisplayText&gt;[14]&lt;/DisplayText&gt;&lt;record&gt;&lt;rec-number&gt;24&lt;/rec-number&gt;&lt;foreign-keys&gt;&lt;key app="EN" db-id="2wazf5f082zrfieazeax5tf4wvxz9x59ts99" timestamp="1764084192"&gt;24&lt;/key&gt;&lt;/foreign-keys&gt;&lt;ref-type name="Journal Article"&gt;17&lt;/ref-type&gt;&lt;contributors&gt;&lt;authors&gt;&lt;author&gt;Lee, Jinhyuk&lt;/author&gt;&lt;author&gt;Yoon, Wonjin&lt;/author&gt;&lt;author&gt;Kim, Sungdong&lt;/author&gt;&lt;author&gt;Kim, Donghyeon&lt;/author&gt;&lt;author&gt;Kim, Sunkyu&lt;/author&gt;&lt;author&gt;So, Chan Ho&lt;/author&gt;&lt;author&gt;Kang, Jaewoo&lt;/author&gt;&lt;/authors&gt;&lt;/contributors&gt;&lt;titles&gt;&lt;title&gt;BioBERT: a pre-trained biomedical language representation model for biomedical text mining&lt;/title&gt;&lt;secondary-title&gt;Bioinformatics&lt;/secondary-title&gt;&lt;/titles&gt;&lt;periodical&gt;&lt;full-title&gt;Bioinformatics&lt;/full-title&gt;&lt;/periodical&gt;&lt;pages&gt;1234-1240&lt;/pages&gt;&lt;volume&gt;36&lt;/volume&gt;&lt;number&gt;4&lt;/number&gt;&lt;dates&gt;&lt;year&gt;2020&lt;/year&gt;&lt;/dates&gt;&lt;isbn&gt;1367-4803&lt;/isbn&gt;&lt;urls&gt;&lt;/urls&gt;&lt;/record&gt;&lt;/Cite&gt;&lt;/EndNote&gt;</w:instrText>
      </w:r>
      <w:r>
        <w:fldChar w:fldCharType="separate"/>
      </w:r>
      <w:r>
        <w:rPr>
          <w:noProof/>
        </w:rPr>
        <w:t>[14]</w:t>
      </w:r>
      <w:r>
        <w:fldChar w:fldCharType="end"/>
      </w:r>
      <w:r w:rsidRPr="00182ADC">
        <w:t>, ClinicalBERT</w:t>
      </w:r>
      <w:r>
        <w:fldChar w:fldCharType="begin"/>
      </w:r>
      <w:r>
        <w:instrText xml:space="preserve"> ADDIN EN.CITE &lt;EndNote&gt;&lt;Cite&gt;&lt;Author&gt;Huang&lt;/Author&gt;&lt;Year&gt;2019&lt;/Year&gt;&lt;RecNum&gt;25&lt;/RecNum&gt;&lt;DisplayText&gt;[15]&lt;/DisplayText&gt;&lt;record&gt;&lt;rec-number&gt;25&lt;/rec-number&gt;&lt;foreign-keys&gt;&lt;key app="EN" db-id="2wazf5f082zrfieazeax5tf4wvxz9x59ts99" timestamp="1764084225"&gt;25&lt;/key&gt;&lt;/foreign-keys&gt;&lt;ref-type name="Journal Article"&gt;17&lt;/ref-type&gt;&lt;contributors&gt;&lt;authors&gt;&lt;author&gt;Huang, Kexin&lt;/author&gt;&lt;author&gt;Altosaar, Jaan&lt;/author&gt;&lt;author&gt;Ranganath, Rajesh&lt;/author&gt;&lt;/authors&gt;&lt;/contributors&gt;&lt;titles&gt;&lt;title&gt;Clinicalbert: Modeling clinical notes and predicting hospital readmission&lt;/title&gt;&lt;secondary-title&gt;arXiv preprint arXiv:1904.05342&lt;/secondary-title&gt;&lt;/titles&gt;&lt;periodical&gt;&lt;full-title&gt;arXiv preprint arXiv:1904.05342&lt;/full-title&gt;&lt;/periodical&gt;&lt;dates&gt;&lt;year&gt;2019&lt;/year&gt;&lt;/dates&gt;&lt;urls&gt;&lt;/urls&gt;&lt;/record&gt;&lt;/Cite&gt;&lt;/EndNote&gt;</w:instrText>
      </w:r>
      <w:r>
        <w:fldChar w:fldCharType="separate"/>
      </w:r>
      <w:r>
        <w:rPr>
          <w:noProof/>
        </w:rPr>
        <w:t>[15]</w:t>
      </w:r>
      <w:r>
        <w:fldChar w:fldCharType="end"/>
      </w:r>
      <w:r w:rsidRPr="00182ADC">
        <w:t>, and Bio_ClinicalBERT</w:t>
      </w:r>
      <w:r>
        <w:fldChar w:fldCharType="begin"/>
      </w:r>
      <w:r>
        <w:instrText xml:space="preserve"> ADDIN EN.CITE &lt;EndNote&gt;&lt;Cite&gt;&lt;Author&gt;Lee&lt;/Author&gt;&lt;Year&gt;2025&lt;/Year&gt;&lt;RecNum&gt;26&lt;/RecNum&gt;&lt;DisplayText&gt;[16]&lt;/DisplayText&gt;&lt;record&gt;&lt;rec-number&gt;26&lt;/rec-number&gt;&lt;foreign-keys&gt;&lt;key app="EN" db-id="2wazf5f082zrfieazeax5tf4wvxz9x59ts99" timestamp="1764084329"&gt;26&lt;/key&gt;&lt;/foreign-keys&gt;&lt;ref-type name="Journal Article"&gt;17&lt;/ref-type&gt;&lt;contributors&gt;&lt;authors&gt;&lt;author&gt;Lee, Simon A&lt;/author&gt;&lt;author&gt;Wu, Anthony&lt;/author&gt;&lt;author&gt;Chiang, Jeffrey N&lt;/author&gt;&lt;/authors&gt;&lt;/contributors&gt;&lt;titles&gt;&lt;title&gt;Clinical modernbert: An efficient and long context encoder for biomedical text&lt;/title&gt;&lt;secondary-title&gt;arXiv preprint arXiv:2504.03964&lt;/secondary-title&gt;&lt;/titles&gt;&lt;periodical&gt;&lt;full-title&gt;arXiv preprint arXiv:2504.03964&lt;/full-title&gt;&lt;/periodical&gt;&lt;dates&gt;&lt;year&gt;2025&lt;/year&gt;&lt;/dates&gt;&lt;urls&gt;&lt;/urls&gt;&lt;/record&gt;&lt;/Cite&gt;&lt;/EndNote&gt;</w:instrText>
      </w:r>
      <w:r>
        <w:fldChar w:fldCharType="separate"/>
      </w:r>
      <w:r>
        <w:rPr>
          <w:noProof/>
        </w:rPr>
        <w:t>[16]</w:t>
      </w:r>
      <w:r>
        <w:fldChar w:fldCharType="end"/>
      </w:r>
      <w:r w:rsidRPr="00182ADC">
        <w:t xml:space="preserve"> using the VAERS data. BioBERT demonstrated superior precision and recall across key biomedical categories (</w:t>
      </w:r>
      <w:r w:rsidRPr="00182ADC">
        <w:rPr>
          <w:b/>
          <w:bCs/>
        </w:rPr>
        <w:t>Table</w:t>
      </w:r>
      <w:r>
        <w:rPr>
          <w:b/>
          <w:bCs/>
        </w:rPr>
        <w:t xml:space="preserve"> S2</w:t>
      </w:r>
      <w:r w:rsidRPr="00182ADC">
        <w:t>) and was selected as the</w:t>
      </w:r>
      <w:r>
        <w:t xml:space="preserve"> base model in this study</w:t>
      </w:r>
      <w:r w:rsidRPr="00182ADC">
        <w:t>.</w:t>
      </w:r>
    </w:p>
    <w:p w14:paraId="3A81A8FD" w14:textId="77777777" w:rsidR="00514D02" w:rsidRDefault="00514D02" w:rsidP="00514D02"/>
    <w:p w14:paraId="419CA7E6" w14:textId="6ECCE31C" w:rsidR="00182ADC" w:rsidRPr="00182ADC" w:rsidRDefault="00182ADC" w:rsidP="00182ADC">
      <w:pPr>
        <w:pStyle w:val="Heading2"/>
      </w:pPr>
      <w:r w:rsidRPr="00182ADC">
        <w:t>2.</w:t>
      </w:r>
      <w:r w:rsidR="00B112F7">
        <w:t>4</w:t>
      </w:r>
      <w:r w:rsidRPr="00182ADC">
        <w:t xml:space="preserve"> Evaluation Metrics</w:t>
      </w:r>
    </w:p>
    <w:p w14:paraId="219916BF" w14:textId="1E837F4B" w:rsidR="0044556F" w:rsidRDefault="00182ADC" w:rsidP="00595C3A">
      <w:pPr>
        <w:rPr>
          <w:ins w:id="164" w:author="Wu, Leihong" w:date="2026-08-28T12:55:00Z" w16du:dateUtc="2026-08-28T17:55:00Z"/>
        </w:rPr>
      </w:pPr>
      <w:r w:rsidRPr="00182ADC">
        <w:t xml:space="preserve">Model performance was evaluated using </w:t>
      </w:r>
      <w:ins w:id="165" w:author="Wu, Leihong" w:date="2026-08-31T09:15:00Z" w16du:dateUtc="2026-08-31T14:15:00Z">
        <w:r w:rsidR="00C07753">
          <w:t xml:space="preserve">mention-level </w:t>
        </w:r>
      </w:ins>
      <w:ins w:id="166" w:author="Wu, Leihong" w:date="2026-08-31T09:16:00Z" w16du:dateUtc="2026-08-31T14:16:00Z">
        <w:r w:rsidR="00C07753">
          <w:t xml:space="preserve">matching </w:t>
        </w:r>
      </w:ins>
      <w:del w:id="167" w:author="Wu, Leihong" w:date="2026-08-31T09:16:00Z" w16du:dateUtc="2026-08-31T14:16:00Z">
        <w:r w:rsidR="00505D10" w:rsidDel="00C07753">
          <w:delText xml:space="preserve">an </w:delText>
        </w:r>
        <w:r w:rsidRPr="00506EBA" w:rsidDel="00C07753">
          <w:delText>exact mention match metric</w:delText>
        </w:r>
        <w:r w:rsidRPr="00182ADC" w:rsidDel="00C07753">
          <w:delText xml:space="preserve"> </w:delText>
        </w:r>
      </w:del>
      <w:r w:rsidRPr="00182ADC">
        <w:t>adapted from ADE-Eval</w:t>
      </w:r>
      <w:r w:rsidR="00A53D7A">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
</w:fldData>
        </w:fldChar>
      </w:r>
      <w:r w:rsidR="00C04CE9">
        <w:instrText xml:space="preserve"> ADDIN EN.CITE </w:instrText>
      </w:r>
      <w:r w:rsidR="00C04CE9">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
</w:fldData>
        </w:fldChar>
      </w:r>
      <w:r w:rsidR="00C04CE9">
        <w:instrText xml:space="preserve"> ADDIN EN.CITE.DATA </w:instrText>
      </w:r>
      <w:r w:rsidR="00C04CE9">
        <w:fldChar w:fldCharType="end"/>
      </w:r>
      <w:r w:rsidR="00A53D7A">
        <w:fldChar w:fldCharType="separate"/>
      </w:r>
      <w:r w:rsidR="00C04CE9">
        <w:rPr>
          <w:noProof/>
        </w:rPr>
        <w:t>[17]</w:t>
      </w:r>
      <w:r w:rsidR="00A53D7A">
        <w:fldChar w:fldCharType="end"/>
      </w:r>
      <w:r w:rsidRPr="00182ADC">
        <w:t xml:space="preserve">. </w:t>
      </w:r>
      <w:del w:id="168" w:author="Wu, Leihong" w:date="2026-08-31T09:16:00Z" w16du:dateUtc="2026-08-31T14:16:00Z">
        <w:r w:rsidR="006936AA" w:rsidDel="009051E5">
          <w:delText xml:space="preserve">Particularly, </w:delText>
        </w:r>
        <w:r w:rsidR="0044556F" w:rsidRPr="0044556F" w:rsidDel="009051E5">
          <w:delText xml:space="preserve">we categorized </w:delText>
        </w:r>
      </w:del>
      <w:ins w:id="169" w:author="Wu, Leihong" w:date="2026-08-31T09:16:00Z" w16du:dateUtc="2026-08-31T14:16:00Z">
        <w:r w:rsidR="009051E5">
          <w:t>S</w:t>
        </w:r>
      </w:ins>
      <w:del w:id="170" w:author="Wu, Leihong" w:date="2026-08-31T09:16:00Z" w16du:dateUtc="2026-08-31T14:16:00Z">
        <w:r w:rsidR="0044556F" w:rsidRPr="0044556F" w:rsidDel="009051E5">
          <w:delText>s</w:delText>
        </w:r>
      </w:del>
      <w:r w:rsidR="0044556F" w:rsidRPr="0044556F">
        <w:t xml:space="preserve">ystem predictions </w:t>
      </w:r>
      <w:ins w:id="171" w:author="Wu, Leihong" w:date="2026-08-31T09:16:00Z" w16du:dateUtc="2026-08-31T14:16:00Z">
        <w:r w:rsidR="009051E5">
          <w:t xml:space="preserve">were categorized </w:t>
        </w:r>
      </w:ins>
      <w:del w:id="172" w:author="Wu, Leihong" w:date="2026-08-31T09:16:00Z" w16du:dateUtc="2026-08-31T14:16:00Z">
        <w:r w:rsidR="0044556F" w:rsidRPr="0044556F" w:rsidDel="009051E5">
          <w:delText>into four mutually exclusive outcomes</w:delText>
        </w:r>
        <w:r w:rsidR="007E7C8D" w:rsidDel="009051E5">
          <w:delText xml:space="preserve">, </w:delText>
        </w:r>
      </w:del>
      <w:r w:rsidR="007E7C8D">
        <w:t>as Match (M), Conflation (C), Spurious (S)</w:t>
      </w:r>
      <w:r w:rsidR="00E70484">
        <w:t>,</w:t>
      </w:r>
      <w:r w:rsidR="007E7C8D">
        <w:t xml:space="preserve"> and Null (N).</w:t>
      </w:r>
      <w:ins w:id="173" w:author="Wu, Leihong" w:date="2026-08-31T09:16:00Z" w16du:dateUtc="2026-08-31T14:16:00Z">
        <w:r w:rsidR="00A2349B">
          <w:t xml:space="preserve"> </w:t>
        </w:r>
      </w:ins>
      <w:ins w:id="174" w:author="Wu, Leihong" w:date="2026-08-31T09:16:00Z">
        <w:r w:rsidR="00A2349B" w:rsidRPr="00A2349B">
          <w:t>Match denotes an exact span and label match; Conflation denotes an overlapping span with inexact boundaries under the same label</w:t>
        </w:r>
      </w:ins>
      <w:ins w:id="175" w:author="Wu, Leihong" w:date="2026-08-31T09:17:00Z" w16du:dateUtc="2026-08-31T14:17:00Z">
        <w:r w:rsidR="00A2349B">
          <w:t>, or a mis-label annotation</w:t>
        </w:r>
      </w:ins>
      <w:ins w:id="176" w:author="Wu, Leihong" w:date="2026-08-31T09:16:00Z">
        <w:r w:rsidR="00A2349B" w:rsidRPr="00A2349B">
          <w:t>; Spurious denotes a predicted entity without a corresponding reference match; and Null denotes a reference entity that was not identified.</w:t>
        </w:r>
      </w:ins>
      <w:del w:id="177" w:author="Wu, Leihong" w:date="2026-08-28T13:44:00Z" w16du:dateUtc="2026-08-28T18:44:00Z">
        <w:r w:rsidR="007E7C8D" w:rsidDel="00BD585F">
          <w:delText xml:space="preserve"> </w:delText>
        </w:r>
        <w:r w:rsidR="00083AE7" w:rsidDel="00BD585F">
          <w:delText xml:space="preserve">Among them, M was </w:delText>
        </w:r>
      </w:del>
      <w:del w:id="178" w:author="Wu, Leihong" w:date="2026-08-28T13:41:00Z" w16du:dateUtc="2026-08-28T18:41:00Z">
        <w:r w:rsidR="00083AE7" w:rsidDel="00656029">
          <w:delText xml:space="preserve">also </w:delText>
        </w:r>
      </w:del>
      <w:del w:id="179" w:author="Wu, Leihong" w:date="2026-08-28T13:44:00Z" w16du:dateUtc="2026-08-28T18:44:00Z">
        <w:r w:rsidR="00083AE7" w:rsidDel="00BD585F">
          <w:delText xml:space="preserve">considered as True Positive, where </w:delText>
        </w:r>
        <w:r w:rsidR="00083AE7" w:rsidRPr="00083AE7" w:rsidDel="00BD585F">
          <w:delText>the</w:delText>
        </w:r>
        <w:r w:rsidR="00083AE7" w:rsidDel="00BD585F">
          <w:delText xml:space="preserve"> automated </w:delText>
        </w:r>
        <w:r w:rsidR="0044556F" w:rsidRPr="0044556F" w:rsidDel="00BD585F">
          <w:delText xml:space="preserve">system span exactly matches a </w:delText>
        </w:r>
        <w:r w:rsidR="00D7634E" w:rsidDel="00BD585F">
          <w:delText>reference</w:delText>
        </w:r>
        <w:r w:rsidR="0044556F" w:rsidRPr="0044556F" w:rsidDel="00BD585F">
          <w:delText xml:space="preserve"> span in both boundaries and label</w:delText>
        </w:r>
        <w:r w:rsidR="00685100" w:rsidDel="00BD585F">
          <w:delText>; C and S were considered as False Positive</w:delText>
        </w:r>
      </w:del>
      <w:del w:id="180" w:author="Wu, Leihong" w:date="2026-08-28T13:08:00Z" w16du:dateUtc="2026-08-28T18:08:00Z">
        <w:r w:rsidR="00685100" w:rsidDel="00A96FBD">
          <w:delText>, where C</w:delText>
        </w:r>
        <w:r w:rsidR="00110C67" w:rsidDel="00A96FBD">
          <w:rPr>
            <w:b/>
            <w:bCs/>
          </w:rPr>
          <w:delText xml:space="preserve"> </w:delText>
        </w:r>
        <w:r w:rsidR="00110C67" w:rsidDel="00A96FBD">
          <w:delText>repres</w:delText>
        </w:r>
        <w:r w:rsidR="00110C67" w:rsidRPr="00110C67" w:rsidDel="00A96FBD">
          <w:delText>ent</w:delText>
        </w:r>
        <w:r w:rsidR="00110C67" w:rsidDel="00A96FBD">
          <w:delText>ed</w:delText>
        </w:r>
        <w:r w:rsidR="00110C67" w:rsidRPr="00110C67" w:rsidDel="00A96FBD">
          <w:delText xml:space="preserve"> </w:delText>
        </w:r>
        <w:r w:rsidR="00110C67" w:rsidDel="00A96FBD">
          <w:delText xml:space="preserve">the automated </w:delText>
        </w:r>
        <w:r w:rsidR="0044556F" w:rsidRPr="0044556F" w:rsidDel="00A96FBD">
          <w:delText xml:space="preserve">system span overlaps a </w:delText>
        </w:r>
        <w:r w:rsidR="00D7634E" w:rsidDel="00A96FBD">
          <w:delText>reference</w:delText>
        </w:r>
        <w:r w:rsidR="00D7634E" w:rsidRPr="0044556F" w:rsidDel="00A96FBD">
          <w:delText xml:space="preserve"> </w:delText>
        </w:r>
        <w:r w:rsidR="0044556F" w:rsidRPr="0044556F" w:rsidDel="00A96FBD">
          <w:delText xml:space="preserve">span </w:delText>
        </w:r>
        <w:r w:rsidR="009C1895" w:rsidRPr="0044556F" w:rsidDel="00A96FBD">
          <w:delText xml:space="preserve">with the same label </w:delText>
        </w:r>
        <w:r w:rsidR="0044556F" w:rsidRPr="0044556F" w:rsidDel="00A96FBD">
          <w:delText>but has shifted or merged boundaries (</w:delText>
        </w:r>
        <w:r w:rsidR="00290263" w:rsidDel="00A96FBD">
          <w:delText xml:space="preserve">i.e., </w:delText>
        </w:r>
        <w:r w:rsidR="0044556F" w:rsidRPr="0044556F" w:rsidDel="00A96FBD">
          <w:delText>partial match)</w:delText>
        </w:r>
        <w:r w:rsidR="00290263" w:rsidDel="00A96FBD">
          <w:delText xml:space="preserve">, and S represented </w:delText>
        </w:r>
        <w:r w:rsidR="00290263" w:rsidRPr="00290263" w:rsidDel="00A96FBD">
          <w:delText>the</w:delText>
        </w:r>
        <w:r w:rsidR="00290263" w:rsidDel="00A96FBD">
          <w:delText xml:space="preserve"> automated</w:delText>
        </w:r>
        <w:r w:rsidR="0044556F" w:rsidRPr="0044556F" w:rsidDel="00A96FBD">
          <w:delText xml:space="preserve"> system span has no overlapping </w:delText>
        </w:r>
        <w:r w:rsidR="00D7634E" w:rsidDel="00A96FBD">
          <w:delText>reference</w:delText>
        </w:r>
        <w:r w:rsidR="00D7634E" w:rsidRPr="0044556F" w:rsidDel="00A96FBD">
          <w:delText xml:space="preserve"> </w:delText>
        </w:r>
        <w:r w:rsidR="0044556F" w:rsidRPr="0044556F" w:rsidDel="00A96FBD">
          <w:delText>span with the same label (</w:delText>
        </w:r>
        <w:r w:rsidR="00595C3A" w:rsidDel="00A96FBD">
          <w:delText xml:space="preserve">i.e., </w:delText>
        </w:r>
        <w:r w:rsidR="0044556F" w:rsidRPr="0044556F" w:rsidDel="00A96FBD">
          <w:delText>hallucinat</w:delText>
        </w:r>
        <w:r w:rsidR="00595C3A" w:rsidDel="00A96FBD">
          <w:delText>ions</w:delText>
        </w:r>
        <w:r w:rsidR="0044556F" w:rsidRPr="0044556F" w:rsidDel="00A96FBD">
          <w:delText>)</w:delText>
        </w:r>
      </w:del>
      <w:del w:id="181" w:author="Wu, Leihong" w:date="2026-08-28T13:09:00Z" w16du:dateUtc="2026-08-28T18:09:00Z">
        <w:r w:rsidR="0044556F" w:rsidRPr="0044556F" w:rsidDel="00A96FBD">
          <w:delText>.</w:delText>
        </w:r>
        <w:r w:rsidR="00595C3A" w:rsidDel="00A96FBD">
          <w:delText xml:space="preserve"> Finally</w:delText>
        </w:r>
        <w:r w:rsidR="00131379" w:rsidDel="00A96FBD">
          <w:delText>,</w:delText>
        </w:r>
        <w:r w:rsidR="00595C3A" w:rsidDel="00A96FBD">
          <w:delText xml:space="preserve"> N represented </w:delText>
        </w:r>
        <w:r w:rsidR="00595C3A" w:rsidRPr="00595C3A" w:rsidDel="00A96FBD">
          <w:delText>the</w:delText>
        </w:r>
        <w:r w:rsidR="0044556F" w:rsidRPr="0044556F" w:rsidDel="00A96FBD">
          <w:delText xml:space="preserve"> </w:delText>
        </w:r>
        <w:r w:rsidR="00D7634E" w:rsidDel="00A96FBD">
          <w:delText>reference</w:delText>
        </w:r>
        <w:r w:rsidR="00D7634E" w:rsidRPr="0044556F" w:rsidDel="00A96FBD">
          <w:delText xml:space="preserve"> </w:delText>
        </w:r>
        <w:r w:rsidR="0044556F" w:rsidRPr="0044556F" w:rsidDel="00A96FBD">
          <w:delText>span has no</w:delText>
        </w:r>
        <w:r w:rsidR="00131379" w:rsidDel="00A96FBD">
          <w:delText xml:space="preserve">t been identified </w:delText>
        </w:r>
        <w:r w:rsidR="0044556F" w:rsidRPr="0044556F" w:rsidDel="00A96FBD">
          <w:delText>(</w:delText>
        </w:r>
        <w:r w:rsidR="00131379" w:rsidDel="00A96FBD">
          <w:delText xml:space="preserve">i.e., </w:delText>
        </w:r>
        <w:r w:rsidR="0044556F" w:rsidRPr="0044556F" w:rsidDel="00A96FBD">
          <w:delText>missed).</w:delText>
        </w:r>
      </w:del>
    </w:p>
    <w:p w14:paraId="74D78665" w14:textId="3AF70C67" w:rsidR="00D87E23" w:rsidRPr="00D87E23" w:rsidRDefault="00D87E23" w:rsidP="00D87E23">
      <w:pPr>
        <w:rPr>
          <w:ins w:id="182" w:author="Wu, Leihong" w:date="2026-08-31T09:23:00Z"/>
          <w:iCs/>
          <w:color w:val="7030A0"/>
        </w:rPr>
      </w:pPr>
      <w:ins w:id="183" w:author="Wu, Leihong" w:date="2026-08-31T09:23:00Z" w16du:dateUtc="2026-08-31T14:23:00Z">
        <w:r>
          <w:rPr>
            <w:iCs/>
            <w:color w:val="7030A0"/>
          </w:rPr>
          <w:t>For example,</w:t>
        </w:r>
      </w:ins>
      <w:ins w:id="184" w:author="Wu, Leihong" w:date="2026-08-31T09:23:00Z">
        <w:r w:rsidRPr="00D87E23">
          <w:rPr>
            <w:iCs/>
            <w:color w:val="7030A0"/>
          </w:rPr>
          <w:t xml:space="preserve"> </w:t>
        </w:r>
      </w:ins>
      <w:ins w:id="185" w:author="Wu, Leihong" w:date="2026-08-31T09:23:00Z" w16du:dateUtc="2026-08-31T14:23:00Z">
        <w:r>
          <w:rPr>
            <w:iCs/>
            <w:color w:val="7030A0"/>
          </w:rPr>
          <w:t>a</w:t>
        </w:r>
      </w:ins>
      <w:ins w:id="186" w:author="Wu, Leihong" w:date="2026-08-31T09:23:00Z">
        <w:r w:rsidRPr="00D87E23">
          <w:rPr>
            <w:iCs/>
            <w:color w:val="7030A0"/>
          </w:rPr>
          <w:t xml:space="preserve">n automated prediction of </w:t>
        </w:r>
        <w:r w:rsidRPr="00D87E23">
          <w:rPr>
            <w:i/>
            <w:iCs/>
            <w:color w:val="7030A0"/>
          </w:rPr>
          <w:t>“hypoglycemia”</w:t>
        </w:r>
        <w:r w:rsidRPr="00D87E23">
          <w:rPr>
            <w:iCs/>
            <w:color w:val="7030A0"/>
          </w:rPr>
          <w:t xml:space="preserve"> as AE that exactly matches the reference span and label is classified as a </w:t>
        </w:r>
        <w:r w:rsidRPr="00D87E23">
          <w:rPr>
            <w:iCs/>
            <w:color w:val="7030A0"/>
            <w:rPrChange w:id="187" w:author="Wu, Leihong" w:date="2026-08-31T09:23:00Z" w16du:dateUtc="2026-08-31T14:23:00Z">
              <w:rPr>
                <w:b/>
                <w:bCs/>
                <w:iCs/>
                <w:color w:val="7030A0"/>
              </w:rPr>
            </w:rPrChange>
          </w:rPr>
          <w:t>Match (M)</w:t>
        </w:r>
        <w:r w:rsidRPr="00D87E23">
          <w:rPr>
            <w:iCs/>
            <w:color w:val="7030A0"/>
          </w:rPr>
          <w:t xml:space="preserve">. A prediction is classified as </w:t>
        </w:r>
        <w:r w:rsidRPr="00D87E23">
          <w:rPr>
            <w:iCs/>
            <w:color w:val="7030A0"/>
            <w:rPrChange w:id="188" w:author="Wu, Leihong" w:date="2026-08-31T09:23:00Z" w16du:dateUtc="2026-08-31T14:23:00Z">
              <w:rPr>
                <w:b/>
                <w:bCs/>
                <w:iCs/>
                <w:color w:val="7030A0"/>
              </w:rPr>
            </w:rPrChange>
          </w:rPr>
          <w:t>Conflation (C)</w:t>
        </w:r>
        <w:r w:rsidRPr="00D87E23">
          <w:rPr>
            <w:iCs/>
            <w:color w:val="7030A0"/>
          </w:rPr>
          <w:t xml:space="preserve"> when it identifies the same underlying text region but does not exactly reproduce the reference annotation. Conflation includes both </w:t>
        </w:r>
        <w:r w:rsidRPr="00D87E23">
          <w:rPr>
            <w:iCs/>
            <w:color w:val="7030A0"/>
            <w:rPrChange w:id="189" w:author="Wu, Leihong" w:date="2026-08-31T09:23:00Z" w16du:dateUtc="2026-08-31T14:23:00Z">
              <w:rPr>
                <w:b/>
                <w:bCs/>
                <w:iCs/>
                <w:color w:val="7030A0"/>
              </w:rPr>
            </w:rPrChange>
          </w:rPr>
          <w:t>boundary inexactness</w:t>
        </w:r>
        <w:r w:rsidRPr="00D87E23">
          <w:rPr>
            <w:iCs/>
            <w:color w:val="7030A0"/>
          </w:rPr>
          <w:t xml:space="preserve">, for example predicting </w:t>
        </w:r>
        <w:r w:rsidRPr="00D87E23">
          <w:rPr>
            <w:i/>
            <w:iCs/>
            <w:color w:val="7030A0"/>
          </w:rPr>
          <w:t>“severe hypoglycemia”</w:t>
        </w:r>
        <w:r w:rsidRPr="00D87E23">
          <w:rPr>
            <w:iCs/>
            <w:color w:val="7030A0"/>
          </w:rPr>
          <w:t xml:space="preserve"> when the reference span is </w:t>
        </w:r>
        <w:r w:rsidRPr="00D87E23">
          <w:rPr>
            <w:i/>
            <w:iCs/>
            <w:color w:val="7030A0"/>
          </w:rPr>
          <w:t>“hypoglycemia”</w:t>
        </w:r>
        <w:r w:rsidRPr="00D87E23">
          <w:rPr>
            <w:iCs/>
            <w:color w:val="7030A0"/>
          </w:rPr>
          <w:t xml:space="preserve">, and </w:t>
        </w:r>
        <w:r w:rsidRPr="00D87E23">
          <w:rPr>
            <w:iCs/>
            <w:color w:val="7030A0"/>
            <w:rPrChange w:id="190" w:author="Wu, Leihong" w:date="2026-08-31T09:24:00Z" w16du:dateUtc="2026-08-31T14:24:00Z">
              <w:rPr>
                <w:b/>
                <w:bCs/>
                <w:iCs/>
                <w:color w:val="7030A0"/>
              </w:rPr>
            </w:rPrChange>
          </w:rPr>
          <w:t>category misclassification</w:t>
        </w:r>
        <w:r w:rsidRPr="00D87E23">
          <w:rPr>
            <w:iCs/>
            <w:color w:val="7030A0"/>
          </w:rPr>
          <w:t xml:space="preserve">, for example identifying </w:t>
        </w:r>
        <w:r w:rsidRPr="00D87E23">
          <w:rPr>
            <w:i/>
            <w:iCs/>
            <w:color w:val="7030A0"/>
          </w:rPr>
          <w:t>“hypoglycemia”</w:t>
        </w:r>
        <w:r w:rsidRPr="00D87E23">
          <w:rPr>
            <w:iCs/>
            <w:color w:val="7030A0"/>
          </w:rPr>
          <w:t xml:space="preserve"> but labeling it as DX rather than AE. A </w:t>
        </w:r>
        <w:r w:rsidRPr="00D87E23">
          <w:rPr>
            <w:iCs/>
            <w:color w:val="7030A0"/>
            <w:rPrChange w:id="191" w:author="Wu, Leihong" w:date="2026-08-31T09:24:00Z" w16du:dateUtc="2026-08-31T14:24:00Z">
              <w:rPr>
                <w:b/>
                <w:bCs/>
                <w:iCs/>
                <w:color w:val="7030A0"/>
              </w:rPr>
            </w:rPrChange>
          </w:rPr>
          <w:t>Spurious (S)</w:t>
        </w:r>
        <w:r w:rsidRPr="00D87E23">
          <w:rPr>
            <w:iCs/>
            <w:color w:val="7030A0"/>
          </w:rPr>
          <w:t xml:space="preserve"> </w:t>
        </w:r>
      </w:ins>
      <w:ins w:id="192" w:author="Wu, Leihong" w:date="2026-08-31T09:24:00Z" w16du:dateUtc="2026-08-31T14:24:00Z">
        <w:r w:rsidRPr="00A96191">
          <w:rPr>
            <w:iCs/>
            <w:color w:val="7030A0"/>
          </w:rPr>
          <w:t xml:space="preserve">prediction </w:t>
        </w:r>
      </w:ins>
      <w:ins w:id="193" w:author="Wu, Leihong" w:date="2026-08-31T09:23:00Z">
        <w:r w:rsidRPr="00D87E23">
          <w:rPr>
            <w:iCs/>
            <w:color w:val="7030A0"/>
          </w:rPr>
          <w:t xml:space="preserve">is a predicted entity with no character overlap with any reference entity, whereas </w:t>
        </w:r>
        <w:r w:rsidRPr="00D87E23">
          <w:rPr>
            <w:iCs/>
            <w:color w:val="7030A0"/>
            <w:rPrChange w:id="194" w:author="Wu, Leihong" w:date="2026-08-31T09:24:00Z" w16du:dateUtc="2026-08-31T14:24:00Z">
              <w:rPr>
                <w:b/>
                <w:bCs/>
                <w:iCs/>
                <w:color w:val="7030A0"/>
              </w:rPr>
            </w:rPrChange>
          </w:rPr>
          <w:t>Null (N)</w:t>
        </w:r>
        <w:r w:rsidRPr="00D87E23">
          <w:rPr>
            <w:iCs/>
            <w:color w:val="7030A0"/>
          </w:rPr>
          <w:t xml:space="preserve"> represents a reference entity for which no overlapping prediction is produced, such as failing to identify </w:t>
        </w:r>
        <w:r w:rsidRPr="00D87E23">
          <w:rPr>
            <w:i/>
            <w:iCs/>
            <w:color w:val="7030A0"/>
          </w:rPr>
          <w:t>“somnolence”</w:t>
        </w:r>
        <w:r w:rsidRPr="00D87E23">
          <w:rPr>
            <w:iCs/>
            <w:color w:val="7030A0"/>
          </w:rPr>
          <w:t>.</w:t>
        </w:r>
      </w:ins>
    </w:p>
    <w:p w14:paraId="171BAC7A" w14:textId="77777777" w:rsidR="00D87E23" w:rsidRDefault="00D87E23" w:rsidP="00D87E23">
      <w:pPr>
        <w:rPr>
          <w:ins w:id="195" w:author="Wu, Leihong" w:date="2026-08-31T09:25:00Z" w16du:dateUtc="2026-08-31T14:25:00Z"/>
          <w:iCs/>
          <w:color w:val="7030A0"/>
        </w:rPr>
      </w:pPr>
      <w:ins w:id="196" w:author="Wu, Leihong" w:date="2026-08-31T09:23:00Z">
        <w:r w:rsidRPr="00D87E23">
          <w:rPr>
            <w:iCs/>
            <w:color w:val="7030A0"/>
          </w:rPr>
          <w:t xml:space="preserve">We evaluated model performance using two complementary evaluation schemes. The </w:t>
        </w:r>
        <w:r w:rsidRPr="00D87E23">
          <w:rPr>
            <w:iCs/>
            <w:color w:val="7030A0"/>
            <w:rPrChange w:id="197" w:author="Wu, Leihong" w:date="2026-08-31T09:24:00Z" w16du:dateUtc="2026-08-31T14:24:00Z">
              <w:rPr>
                <w:b/>
                <w:bCs/>
                <w:iCs/>
                <w:color w:val="7030A0"/>
              </w:rPr>
            </w:rPrChange>
          </w:rPr>
          <w:t>primary scheme was a strict exact-match NER evaluation</w:t>
        </w:r>
        <w:r w:rsidRPr="00D87E23">
          <w:rPr>
            <w:iCs/>
            <w:color w:val="7030A0"/>
          </w:rPr>
          <w:t xml:space="preserve">, in which a prediction was counted as correct only when both its span boundaries and entity label exactly matched the reference annotation. Under this scheme, precision and recall were calculated as </w:t>
        </w:r>
      </w:ins>
      <w:ins w:id="198" w:author="Wu, Leihong" w:date="2026-08-31T09:25:00Z" w16du:dateUtc="2026-08-31T14:25:00Z">
        <w:r>
          <w:rPr>
            <w:iCs/>
            <w:color w:val="7030A0"/>
          </w:rPr>
          <w:t>below:</w:t>
        </w:r>
      </w:ins>
    </w:p>
    <w:p w14:paraId="14F92EBA" w14:textId="2C541B02" w:rsidR="00FC0890" w:rsidRPr="00FC0890" w:rsidRDefault="00FC0890" w:rsidP="00D87E23">
      <w:pPr>
        <w:rPr>
          <w:ins w:id="199" w:author="Wu, Leihong" w:date="2026-08-31T09:25:00Z" w16du:dateUtc="2026-08-31T14:25:00Z"/>
          <w:rFonts w:eastAsiaTheme="minorEastAsia"/>
          <w:iCs/>
          <w:color w:val="7030A0"/>
        </w:rPr>
      </w:pPr>
      <m:oMathPara>
        <m:oMath>
          <m:sSub>
            <m:sSubPr>
              <m:ctrlPr>
                <w:ins w:id="200" w:author="Wu, Leihong" w:date="2026-08-31T09:26:00Z" w16du:dateUtc="2026-08-31T14:26:00Z">
                  <w:rPr>
                    <w:rFonts w:ascii="Cambria Math" w:hAnsi="Cambria Math"/>
                    <w:i/>
                    <w:iCs/>
                    <w:color w:val="7030A0"/>
                  </w:rPr>
                </w:ins>
              </m:ctrlPr>
            </m:sSubPr>
            <m:e>
              <m:r>
                <w:ins w:id="201" w:author="Wu, Leihong" w:date="2026-08-31T09:26:00Z" w16du:dateUtc="2026-08-31T14:26:00Z">
                  <w:rPr>
                    <w:rFonts w:ascii="Cambria Math" w:hAnsi="Cambria Math"/>
                    <w:color w:val="7030A0"/>
                  </w:rPr>
                  <m:t>P</m:t>
                </w:ins>
              </m:r>
            </m:e>
            <m:sub>
              <m:r>
                <w:ins w:id="202" w:author="Wu, Leihong" w:date="2026-08-31T09:26:00Z" w16du:dateUtc="2026-08-31T14:26:00Z">
                  <w:rPr>
                    <w:rFonts w:ascii="Cambria Math" w:hAnsi="Cambria Math"/>
                    <w:color w:val="7030A0"/>
                  </w:rPr>
                  <m:t>1</m:t>
                </w:ins>
              </m:r>
            </m:sub>
          </m:sSub>
          <m:r>
            <w:ins w:id="203" w:author="Wu, Leihong" w:date="2026-08-31T09:25:00Z" w16du:dateUtc="2026-08-31T14:25:00Z">
              <w:rPr>
                <w:rFonts w:ascii="Cambria Math" w:hAnsi="Cambria Math"/>
                <w:color w:val="7030A0"/>
              </w:rPr>
              <m:t>=</m:t>
            </w:ins>
          </m:r>
          <m:r>
            <w:ins w:id="204" w:author="Wu, Leihong" w:date="2026-08-31T09:25:00Z" w16du:dateUtc="2026-08-31T14:25:00Z">
              <w:rPr>
                <w:rFonts w:ascii="Cambria Math" w:hAnsi="Cambria Math"/>
                <w:color w:val="7030A0"/>
              </w:rPr>
              <m:t>M/(M+C+S)</m:t>
            </w:ins>
          </m:r>
          <m:r>
            <w:ins w:id="205" w:author="Wu, Leihong" w:date="2026-08-31T09:25:00Z" w16du:dateUtc="2026-08-31T14:25:00Z">
              <w:rPr>
                <w:rFonts w:ascii="Cambria Math" w:hAnsi="Cambria Math"/>
                <w:color w:val="7030A0"/>
              </w:rPr>
              <m:t xml:space="preserve"> </m:t>
            </w:ins>
          </m:r>
        </m:oMath>
      </m:oMathPara>
    </w:p>
    <w:p w14:paraId="5B9A143D" w14:textId="06BC00B4" w:rsidR="00FC0890" w:rsidRDefault="00FC0890" w:rsidP="00FC0890">
      <w:pPr>
        <w:rPr>
          <w:ins w:id="206" w:author="Wu, Leihong" w:date="2026-08-31T09:25:00Z" w16du:dateUtc="2026-08-31T14:25:00Z"/>
          <w:iCs/>
          <w:color w:val="7030A0"/>
        </w:rPr>
      </w:pPr>
      <m:oMathPara>
        <m:oMath>
          <m:sSub>
            <m:sSubPr>
              <m:ctrlPr>
                <w:ins w:id="207" w:author="Wu, Leihong" w:date="2026-08-31T09:26:00Z" w16du:dateUtc="2026-08-31T14:26:00Z">
                  <w:rPr>
                    <w:rFonts w:ascii="Cambria Math" w:hAnsi="Cambria Math"/>
                    <w:i/>
                    <w:iCs/>
                    <w:color w:val="7030A0"/>
                  </w:rPr>
                </w:ins>
              </m:ctrlPr>
            </m:sSubPr>
            <m:e>
              <m:r>
                <w:ins w:id="208" w:author="Wu, Leihong" w:date="2026-08-31T09:26:00Z" w16du:dateUtc="2026-08-31T14:26:00Z">
                  <w:rPr>
                    <w:rFonts w:ascii="Cambria Math" w:hAnsi="Cambria Math"/>
                    <w:color w:val="7030A0"/>
                  </w:rPr>
                  <m:t>R</m:t>
                </w:ins>
              </m:r>
            </m:e>
            <m:sub>
              <m:r>
                <w:ins w:id="209" w:author="Wu, Leihong" w:date="2026-08-31T09:26:00Z" w16du:dateUtc="2026-08-31T14:26:00Z">
                  <w:rPr>
                    <w:rFonts w:ascii="Cambria Math" w:hAnsi="Cambria Math"/>
                    <w:color w:val="7030A0"/>
                  </w:rPr>
                  <m:t>1</m:t>
                </w:ins>
              </m:r>
            </m:sub>
          </m:sSub>
          <m:r>
            <w:ins w:id="210" w:author="Wu, Leihong" w:date="2026-08-31T09:25:00Z" w16du:dateUtc="2026-08-31T14:25:00Z">
              <w:rPr>
                <w:rFonts w:ascii="Cambria Math" w:hAnsi="Cambria Math"/>
                <w:color w:val="7030A0"/>
              </w:rPr>
              <m:t>=M/(M+C+N)</m:t>
            </w:ins>
          </m:r>
        </m:oMath>
      </m:oMathPara>
    </w:p>
    <w:p w14:paraId="3DC5BD00" w14:textId="77777777" w:rsidR="00FC0890" w:rsidRDefault="00FC0890" w:rsidP="00D87E23">
      <w:pPr>
        <w:rPr>
          <w:ins w:id="211" w:author="Wu, Leihong" w:date="2026-08-31T09:25:00Z" w16du:dateUtc="2026-08-31T14:25:00Z"/>
          <w:iCs/>
          <w:color w:val="7030A0"/>
        </w:rPr>
      </w:pPr>
    </w:p>
    <w:p w14:paraId="66BD0027" w14:textId="77777777" w:rsidR="004B03A5" w:rsidRDefault="00D87E23" w:rsidP="00595C3A">
      <w:pPr>
        <w:rPr>
          <w:ins w:id="212" w:author="Wu, Leihong" w:date="2026-08-31T09:27:00Z" w16du:dateUtc="2026-08-31T14:27:00Z"/>
          <w:iCs/>
          <w:color w:val="7030A0"/>
        </w:rPr>
      </w:pPr>
      <w:ins w:id="213" w:author="Wu, Leihong" w:date="2026-08-31T09:23:00Z">
        <w:r w:rsidRPr="00D87E23">
          <w:rPr>
            <w:iCs/>
            <w:color w:val="7030A0"/>
          </w:rPr>
          <w:t xml:space="preserve">The </w:t>
        </w:r>
        <w:r w:rsidRPr="004B03A5">
          <w:rPr>
            <w:iCs/>
            <w:color w:val="7030A0"/>
            <w:rPrChange w:id="214" w:author="Wu, Leihong" w:date="2026-08-31T09:27:00Z" w16du:dateUtc="2026-08-31T14:27:00Z">
              <w:rPr>
                <w:b/>
                <w:bCs/>
                <w:iCs/>
                <w:color w:val="7030A0"/>
              </w:rPr>
            </w:rPrChange>
          </w:rPr>
          <w:t>secondary scheme was an adapted ADE-Eval weighted evaluation</w:t>
        </w:r>
        <w:r w:rsidRPr="00D87E23">
          <w:rPr>
            <w:iCs/>
            <w:color w:val="7030A0"/>
          </w:rPr>
          <w:t>. In this scheme, an exact Match receives full credit</w:t>
        </w:r>
        <w:r w:rsidRPr="004B03A5">
          <w:rPr>
            <w:iCs/>
            <w:color w:val="7030A0"/>
          </w:rPr>
          <w:t xml:space="preserve">, while a Conflation receives </w:t>
        </w:r>
        <w:r w:rsidRPr="004B03A5">
          <w:rPr>
            <w:iCs/>
            <w:color w:val="7030A0"/>
            <w:rPrChange w:id="215" w:author="Wu, Leihong" w:date="2026-08-31T09:27:00Z" w16du:dateUtc="2026-08-31T14:27:00Z">
              <w:rPr>
                <w:b/>
                <w:bCs/>
                <w:iCs/>
                <w:color w:val="7030A0"/>
              </w:rPr>
            </w:rPrChange>
          </w:rPr>
          <w:t>0.5 partial credit</w:t>
        </w:r>
        <w:r w:rsidRPr="004B03A5">
          <w:rPr>
            <w:iCs/>
            <w:color w:val="7030A0"/>
          </w:rPr>
          <w:t xml:space="preserve">. Spurious predictions are assigned a </w:t>
        </w:r>
        <w:r w:rsidRPr="004B03A5">
          <w:rPr>
            <w:iCs/>
            <w:color w:val="7030A0"/>
            <w:rPrChange w:id="216" w:author="Wu, Leihong" w:date="2026-08-31T09:27:00Z" w16du:dateUtc="2026-08-31T14:27:00Z">
              <w:rPr>
                <w:b/>
                <w:bCs/>
                <w:iCs/>
                <w:color w:val="7030A0"/>
              </w:rPr>
            </w:rPrChange>
          </w:rPr>
          <w:t>0.25 penalty weight</w:t>
        </w:r>
        <w:r w:rsidRPr="004B03A5">
          <w:rPr>
            <w:iCs/>
            <w:color w:val="7030A0"/>
          </w:rPr>
          <w:t>,</w:t>
        </w:r>
        <w:r w:rsidRPr="00D87E23">
          <w:rPr>
            <w:iCs/>
            <w:color w:val="7030A0"/>
          </w:rPr>
          <w:t xml:space="preserve"> whereas completely missed reference entities (N) retain their full penalty. Weighted precision and recall were therefore calculated as </w:t>
        </w:r>
      </w:ins>
      <w:ins w:id="217" w:author="Wu, Leihong" w:date="2026-08-31T09:27:00Z" w16du:dateUtc="2026-08-31T14:27:00Z">
        <w:r w:rsidR="004B03A5">
          <w:rPr>
            <w:iCs/>
            <w:color w:val="7030A0"/>
          </w:rPr>
          <w:t>below:</w:t>
        </w:r>
      </w:ins>
    </w:p>
    <w:p w14:paraId="0E324B95" w14:textId="1F32D14D" w:rsidR="004B03A5" w:rsidRPr="00FC0890" w:rsidRDefault="004B03A5" w:rsidP="004B03A5">
      <w:pPr>
        <w:rPr>
          <w:ins w:id="218" w:author="Wu, Leihong" w:date="2026-08-31T09:27:00Z" w16du:dateUtc="2026-08-31T14:27:00Z"/>
          <w:rFonts w:eastAsiaTheme="minorEastAsia"/>
          <w:iCs/>
          <w:color w:val="7030A0"/>
        </w:rPr>
      </w:pPr>
      <m:oMathPara>
        <m:oMath>
          <m:sSub>
            <m:sSubPr>
              <m:ctrlPr>
                <w:ins w:id="219" w:author="Wu, Leihong" w:date="2026-08-31T09:27:00Z" w16du:dateUtc="2026-08-31T14:27:00Z">
                  <w:rPr>
                    <w:rFonts w:ascii="Cambria Math" w:hAnsi="Cambria Math"/>
                    <w:i/>
                    <w:iCs/>
                    <w:color w:val="7030A0"/>
                  </w:rPr>
                </w:ins>
              </m:ctrlPr>
            </m:sSubPr>
            <m:e>
              <m:r>
                <w:ins w:id="220" w:author="Wu, Leihong" w:date="2026-08-31T09:27:00Z" w16du:dateUtc="2026-08-31T14:27:00Z">
                  <w:rPr>
                    <w:rFonts w:ascii="Cambria Math" w:hAnsi="Cambria Math"/>
                    <w:color w:val="7030A0"/>
                  </w:rPr>
                  <m:t>P</m:t>
                </w:ins>
              </m:r>
            </m:e>
            <m:sub>
              <m:r>
                <w:ins w:id="221" w:author="Wu, Leihong" w:date="2026-08-31T09:27:00Z" w16du:dateUtc="2026-08-31T14:27:00Z">
                  <w:rPr>
                    <w:rFonts w:ascii="Cambria Math" w:hAnsi="Cambria Math"/>
                    <w:color w:val="7030A0"/>
                  </w:rPr>
                  <m:t>2</m:t>
                </w:ins>
              </m:r>
            </m:sub>
          </m:sSub>
          <m:r>
            <w:ins w:id="222" w:author="Wu, Leihong" w:date="2026-08-31T09:27:00Z" w16du:dateUtc="2026-08-31T14:27:00Z">
              <w:rPr>
                <w:rFonts w:ascii="Cambria Math" w:hAnsi="Cambria Math"/>
                <w:color w:val="7030A0"/>
              </w:rPr>
              <m:t>=(</m:t>
            </w:ins>
          </m:r>
          <m:r>
            <w:ins w:id="223" w:author="Wu, Leihong" w:date="2026-08-31T09:27:00Z" w16du:dateUtc="2026-08-31T14:27:00Z">
              <w:rPr>
                <w:rFonts w:ascii="Cambria Math" w:hAnsi="Cambria Math"/>
                <w:color w:val="7030A0"/>
              </w:rPr>
              <m:t>M</m:t>
            </w:ins>
          </m:r>
          <m:r>
            <w:ins w:id="224" w:author="Wu, Leihong" w:date="2026-08-31T09:27:00Z" w16du:dateUtc="2026-08-31T14:27:00Z">
              <w:rPr>
                <w:rFonts w:ascii="Cambria Math" w:hAnsi="Cambria Math"/>
                <w:color w:val="7030A0"/>
              </w:rPr>
              <m:t>+0.5C)</m:t>
            </w:ins>
          </m:r>
          <m:r>
            <w:ins w:id="225" w:author="Wu, Leihong" w:date="2026-08-31T09:27:00Z" w16du:dateUtc="2026-08-31T14:27:00Z">
              <w:rPr>
                <w:rFonts w:ascii="Cambria Math" w:hAnsi="Cambria Math"/>
                <w:color w:val="7030A0"/>
              </w:rPr>
              <m:t>/(M+C+</m:t>
            </w:ins>
          </m:r>
          <m:r>
            <w:ins w:id="226" w:author="Wu, Leihong" w:date="2026-08-31T09:28:00Z" w16du:dateUtc="2026-08-31T14:28:00Z">
              <w:rPr>
                <w:rFonts w:ascii="Cambria Math" w:hAnsi="Cambria Math"/>
                <w:color w:val="7030A0"/>
              </w:rPr>
              <m:t>0.25</m:t>
            </w:ins>
          </m:r>
          <m:r>
            <w:ins w:id="227" w:author="Wu, Leihong" w:date="2026-08-31T09:27:00Z" w16du:dateUtc="2026-08-31T14:27:00Z">
              <w:rPr>
                <w:rFonts w:ascii="Cambria Math" w:hAnsi="Cambria Math"/>
                <w:color w:val="7030A0"/>
              </w:rPr>
              <m:t>S)</m:t>
            </w:ins>
          </m:r>
          <m:r>
            <w:ins w:id="228" w:author="Wu, Leihong" w:date="2026-08-31T09:27:00Z" w16du:dateUtc="2026-08-31T14:27:00Z">
              <w:rPr>
                <w:rFonts w:ascii="Cambria Math" w:hAnsi="Cambria Math"/>
                <w:color w:val="7030A0"/>
              </w:rPr>
              <m:t xml:space="preserve"> </m:t>
            </w:ins>
          </m:r>
        </m:oMath>
      </m:oMathPara>
    </w:p>
    <w:p w14:paraId="3A8A4B40" w14:textId="5F5DB15C" w:rsidR="004B03A5" w:rsidRDefault="004B03A5" w:rsidP="004B03A5">
      <w:pPr>
        <w:rPr>
          <w:ins w:id="229" w:author="Wu, Leihong" w:date="2026-08-31T09:27:00Z" w16du:dateUtc="2026-08-31T14:27:00Z"/>
          <w:iCs/>
          <w:color w:val="7030A0"/>
        </w:rPr>
      </w:pPr>
      <m:oMathPara>
        <m:oMath>
          <m:sSub>
            <m:sSubPr>
              <m:ctrlPr>
                <w:ins w:id="230" w:author="Wu, Leihong" w:date="2026-08-31T09:27:00Z" w16du:dateUtc="2026-08-31T14:27:00Z">
                  <w:rPr>
                    <w:rFonts w:ascii="Cambria Math" w:hAnsi="Cambria Math"/>
                    <w:i/>
                    <w:iCs/>
                    <w:color w:val="7030A0"/>
                  </w:rPr>
                </w:ins>
              </m:ctrlPr>
            </m:sSubPr>
            <m:e>
              <m:r>
                <w:ins w:id="231" w:author="Wu, Leihong" w:date="2026-08-31T09:27:00Z" w16du:dateUtc="2026-08-31T14:27:00Z">
                  <w:rPr>
                    <w:rFonts w:ascii="Cambria Math" w:hAnsi="Cambria Math"/>
                    <w:color w:val="7030A0"/>
                  </w:rPr>
                  <m:t>R</m:t>
                </w:ins>
              </m:r>
            </m:e>
            <m:sub>
              <m:r>
                <w:ins w:id="232" w:author="Wu, Leihong" w:date="2026-08-31T09:27:00Z" w16du:dateUtc="2026-08-31T14:27:00Z">
                  <w:rPr>
                    <w:rFonts w:ascii="Cambria Math" w:hAnsi="Cambria Math"/>
                    <w:color w:val="7030A0"/>
                  </w:rPr>
                  <m:t>2</m:t>
                </w:ins>
              </m:r>
            </m:sub>
          </m:sSub>
          <m:r>
            <w:ins w:id="233" w:author="Wu, Leihong" w:date="2026-08-31T09:27:00Z" w16du:dateUtc="2026-08-31T14:27:00Z">
              <w:rPr>
                <w:rFonts w:ascii="Cambria Math" w:hAnsi="Cambria Math"/>
                <w:color w:val="7030A0"/>
              </w:rPr>
              <m:t>=</m:t>
            </w:ins>
          </m:r>
          <m:r>
            <w:ins w:id="234" w:author="Wu, Leihong" w:date="2026-08-31T09:28:00Z" w16du:dateUtc="2026-08-31T14:28:00Z">
              <w:rPr>
                <w:rFonts w:ascii="Cambria Math" w:hAnsi="Cambria Math"/>
                <w:color w:val="7030A0"/>
              </w:rPr>
              <m:t>(</m:t>
            </w:ins>
          </m:r>
          <m:r>
            <w:ins w:id="235" w:author="Wu, Leihong" w:date="2026-08-31T09:27:00Z" w16du:dateUtc="2026-08-31T14:27:00Z">
              <w:rPr>
                <w:rFonts w:ascii="Cambria Math" w:hAnsi="Cambria Math"/>
                <w:color w:val="7030A0"/>
              </w:rPr>
              <m:t>M</m:t>
            </w:ins>
          </m:r>
          <m:r>
            <w:ins w:id="236" w:author="Wu, Leihong" w:date="2026-08-31T09:28:00Z" w16du:dateUtc="2026-08-31T14:28:00Z">
              <w:rPr>
                <w:rFonts w:ascii="Cambria Math" w:hAnsi="Cambria Math"/>
                <w:color w:val="7030A0"/>
              </w:rPr>
              <m:t>+0.5C)</m:t>
            </w:ins>
          </m:r>
          <m:r>
            <w:ins w:id="237" w:author="Wu, Leihong" w:date="2026-08-31T09:27:00Z" w16du:dateUtc="2026-08-31T14:27:00Z">
              <w:rPr>
                <w:rFonts w:ascii="Cambria Math" w:hAnsi="Cambria Math"/>
                <w:color w:val="7030A0"/>
              </w:rPr>
              <m:t>/(M+C+N)</m:t>
            </w:ins>
          </m:r>
        </m:oMath>
      </m:oMathPara>
    </w:p>
    <w:p w14:paraId="2254C82E" w14:textId="77777777" w:rsidR="004B03A5" w:rsidRDefault="004B03A5" w:rsidP="00595C3A">
      <w:pPr>
        <w:rPr>
          <w:ins w:id="238" w:author="Wu, Leihong" w:date="2026-08-31T09:27:00Z" w16du:dateUtc="2026-08-31T14:27:00Z"/>
          <w:iCs/>
          <w:color w:val="7030A0"/>
        </w:rPr>
      </w:pPr>
    </w:p>
    <w:p w14:paraId="00144450" w14:textId="544E3E68" w:rsidR="009133C8" w:rsidDel="00D03AB7" w:rsidRDefault="00D87E23" w:rsidP="00595C3A">
      <w:pPr>
        <w:rPr>
          <w:del w:id="239" w:author="Wu, Leihong" w:date="2026-08-31T09:15:00Z" w16du:dateUtc="2026-08-31T14:15:00Z"/>
          <w:iCs/>
          <w:color w:val="7030A0"/>
        </w:rPr>
      </w:pPr>
      <w:ins w:id="240" w:author="Wu, Leihong" w:date="2026-08-31T09:23:00Z">
        <w:r w:rsidRPr="00D87E23">
          <w:rPr>
            <w:iCs/>
            <w:color w:val="7030A0"/>
          </w:rPr>
          <w:t xml:space="preserve">F1 was calculated as the harmonic </w:t>
        </w:r>
      </w:ins>
      <w:ins w:id="241" w:author="Wu, Leihong" w:date="2026-08-31T09:34:00Z" w16du:dateUtc="2026-08-31T14:34:00Z">
        <w:r w:rsidR="00191C4E" w:rsidRPr="00D87E23">
          <w:rPr>
            <w:iCs/>
            <w:color w:val="7030A0"/>
          </w:rPr>
          <w:t>means</w:t>
        </w:r>
      </w:ins>
      <w:ins w:id="242" w:author="Wu, Leihong" w:date="2026-08-31T09:23:00Z">
        <w:r w:rsidRPr="00D87E23">
          <w:rPr>
            <w:iCs/>
            <w:color w:val="7030A0"/>
          </w:rPr>
          <w:t xml:space="preserve"> of precision and recall under each scheme</w:t>
        </w:r>
      </w:ins>
      <w:ins w:id="243" w:author="Wu, Leihong" w:date="2026-08-31T09:37:00Z" w16du:dateUtc="2026-08-31T14:37:00Z">
        <w:r w:rsidR="00783817">
          <w:rPr>
            <w:iCs/>
            <w:color w:val="7030A0"/>
          </w:rPr>
          <w:t>,</w:t>
        </w:r>
      </w:ins>
      <w:ins w:id="244" w:author="Wu, Leihong" w:date="2026-08-31T09:23:00Z">
        <w:r w:rsidRPr="00D87E23">
          <w:rPr>
            <w:iCs/>
            <w:color w:val="7030A0"/>
          </w:rPr>
          <w:t xml:space="preserve"> </w:t>
        </w:r>
      </w:ins>
      <w:ins w:id="245" w:author="Wu, Leihong" w:date="2026-08-31T09:37:00Z" w16du:dateUtc="2026-08-31T14:37:00Z">
        <w:r w:rsidR="00783817">
          <w:rPr>
            <w:iCs/>
            <w:color w:val="7030A0"/>
          </w:rPr>
          <w:t xml:space="preserve">all P/R/F1 were measured in Micro-Level; </w:t>
        </w:r>
      </w:ins>
      <w:ins w:id="246" w:author="Wu, Leihong" w:date="2026-08-31T09:23:00Z">
        <w:r w:rsidRPr="00D87E23">
          <w:rPr>
            <w:iCs/>
            <w:color w:val="7030A0"/>
          </w:rPr>
          <w:t>per-category metrics were reported separately.</w:t>
        </w:r>
      </w:ins>
      <w:ins w:id="247" w:author="Wu, Leihong" w:date="2026-08-31T09:37:00Z" w16du:dateUtc="2026-08-31T14:37:00Z">
        <w:r w:rsidR="00783817">
          <w:rPr>
            <w:iCs/>
            <w:color w:val="7030A0"/>
          </w:rPr>
          <w:t xml:space="preserve"> </w:t>
        </w:r>
      </w:ins>
    </w:p>
    <w:p w14:paraId="0F8C4925" w14:textId="7220F157" w:rsidR="00600CBF" w:rsidRDefault="00600CBF" w:rsidP="00600CBF">
      <w:pPr>
        <w:rPr>
          <w:ins w:id="248" w:author="Wu, Leihong" w:date="2026-08-31T09:15:00Z" w16du:dateUtc="2026-08-31T14:15:00Z"/>
        </w:rPr>
      </w:pPr>
      <w:del w:id="249" w:author="Wu, Leihong" w:date="2026-08-31T09:15:00Z" w16du:dateUtc="2026-08-31T14:15:00Z">
        <w:r w:rsidDel="002F7410">
          <w:delText>Based on the defin</w:delText>
        </w:r>
        <w:r w:rsidR="00555459" w:rsidDel="002F7410">
          <w:delText>ed TP, FP</w:delText>
        </w:r>
        <w:r w:rsidR="005A711E" w:rsidDel="002F7410">
          <w:delText>,</w:delText>
        </w:r>
        <w:r w:rsidR="00555459" w:rsidDel="002F7410">
          <w:delText xml:space="preserve"> and FN</w:delText>
        </w:r>
        <w:r w:rsidDel="002F7410">
          <w:delText xml:space="preserve">, </w:delText>
        </w:r>
        <w:r w:rsidR="00555459" w:rsidDel="002F7410">
          <w:delText xml:space="preserve">we further measured the </w:delText>
        </w:r>
        <w:r w:rsidDel="002F7410">
          <w:delText xml:space="preserve">precision, recall, and F1-score at </w:delText>
        </w:r>
        <w:r w:rsidR="0038289A" w:rsidDel="002F7410">
          <w:delText>the</w:delText>
        </w:r>
        <w:r w:rsidDel="002F7410">
          <w:delText xml:space="preserve"> overall and per-entity levels. </w:delText>
        </w:r>
        <w:r w:rsidR="00401143" w:rsidRPr="00401143" w:rsidDel="002F7410">
          <w:delText>This evaluation requires exact agreement on both span boundaries and entity labels and therefore represents a stringent criterion for model performance.</w:delText>
        </w:r>
      </w:del>
    </w:p>
    <w:p w14:paraId="5B50C776" w14:textId="77777777" w:rsidR="002F7410" w:rsidRDefault="002F7410" w:rsidP="00600CBF"/>
    <w:p w14:paraId="2C8C273F" w14:textId="77777777" w:rsidR="00446306" w:rsidRPr="00446306" w:rsidRDefault="00446306" w:rsidP="007C18AB">
      <w:pPr>
        <w:pStyle w:val="Heading1"/>
      </w:pPr>
      <w:r w:rsidRPr="00446306">
        <w:t>3. Results</w:t>
      </w:r>
    </w:p>
    <w:p w14:paraId="24600C6E" w14:textId="77777777" w:rsidR="00AA53A2" w:rsidRPr="00AA53A2" w:rsidRDefault="00AA53A2" w:rsidP="00AA53A2">
      <w:pPr>
        <w:pStyle w:val="Heading2"/>
      </w:pPr>
      <w:r w:rsidRPr="00AA53A2">
        <w:t>3.1 Annotation Statistics</w:t>
      </w:r>
    </w:p>
    <w:p w14:paraId="04EE0F4B" w14:textId="1034F2CF" w:rsidR="00BB791D" w:rsidRDefault="008775F6">
      <w:pPr>
        <w:rPr>
          <w:b/>
          <w:bCs/>
        </w:rPr>
      </w:pPr>
      <w:r>
        <w:t>H</w:t>
      </w:r>
      <w:r w:rsidR="00AA53A2" w:rsidRPr="00AA53A2">
        <w:t>uman annotators labeled entities according to 1</w:t>
      </w:r>
      <w:r w:rsidR="00991104">
        <w:t>7</w:t>
      </w:r>
      <w:r w:rsidR="00AA53A2" w:rsidRPr="00AA53A2">
        <w:t xml:space="preserve"> clinical concept categories</w:t>
      </w:r>
      <w:ins w:id="250" w:author="Wu, Leihong" w:date="2026-08-28T14:16:00Z" w16du:dateUtc="2026-08-28T19:16:00Z">
        <w:r w:rsidR="00CF0DF1">
          <w:t xml:space="preserve">, as summarized in </w:t>
        </w:r>
        <w:r w:rsidR="00CF0DF1" w:rsidRPr="00CF0DF1">
          <w:rPr>
            <w:b/>
            <w:bCs/>
          </w:rPr>
          <w:t xml:space="preserve">Table </w:t>
        </w:r>
      </w:ins>
      <w:ins w:id="251" w:author="Wu, Leihong" w:date="2026-08-28T14:17:00Z" w16du:dateUtc="2026-08-28T19:17:00Z">
        <w:r w:rsidR="001471C0">
          <w:rPr>
            <w:b/>
            <w:bCs/>
          </w:rPr>
          <w:t>2</w:t>
        </w:r>
        <w:r w:rsidR="001471C0" w:rsidRPr="001471C0">
          <w:rPr>
            <w:rPrChange w:id="252" w:author="Wu, Leihong" w:date="2026-08-28T14:17:00Z" w16du:dateUtc="2026-08-28T19:17:00Z">
              <w:rPr>
                <w:b/>
                <w:bCs/>
              </w:rPr>
            </w:rPrChange>
          </w:rPr>
          <w:t xml:space="preserve">. </w:t>
        </w:r>
        <w:r w:rsidR="001471C0">
          <w:t xml:space="preserve">The </w:t>
        </w:r>
        <w:r w:rsidR="00FB509E">
          <w:t xml:space="preserve">annotations from ETHER and LLM approaches </w:t>
        </w:r>
        <w:r w:rsidR="00807104">
          <w:t xml:space="preserve">were also </w:t>
        </w:r>
        <w:r w:rsidR="00342097">
          <w:t>included.</w:t>
        </w:r>
      </w:ins>
      <w:del w:id="253" w:author="Wu, Leihong" w:date="2026-08-28T14:16:00Z" w16du:dateUtc="2026-08-28T19:16:00Z">
        <w:r w:rsidR="00AA53A2" w:rsidRPr="00AA53A2" w:rsidDel="00970A18">
          <w:delText xml:space="preserve">, </w:delText>
        </w:r>
        <w:r w:rsidR="001A6215" w:rsidDel="00970A18">
          <w:delText xml:space="preserve">which </w:delText>
        </w:r>
        <w:r w:rsidR="006A0DC6" w:rsidDel="00970A18">
          <w:delText xml:space="preserve">were </w:delText>
        </w:r>
        <w:r w:rsidR="001A6215" w:rsidDel="00970A18">
          <w:delText xml:space="preserve">then </w:delText>
        </w:r>
        <w:r w:rsidR="00666858" w:rsidDel="00970A18">
          <w:delText>normalized into 10 major term categories</w:delText>
        </w:r>
        <w:r w:rsidR="00AA53A2" w:rsidRPr="00AA53A2" w:rsidDel="00CF0DF1">
          <w:delText xml:space="preserve">. </w:delText>
        </w:r>
        <w:r w:rsidR="00AA53A2" w:rsidRPr="00AA53A2" w:rsidDel="00CF0DF1">
          <w:rPr>
            <w:b/>
            <w:bCs/>
          </w:rPr>
          <w:delText xml:space="preserve">Table </w:delText>
        </w:r>
        <w:r w:rsidR="00300A06" w:rsidDel="00CF0DF1">
          <w:rPr>
            <w:b/>
            <w:bCs/>
          </w:rPr>
          <w:delText xml:space="preserve">1 </w:delText>
        </w:r>
        <w:r w:rsidR="00AA53A2" w:rsidRPr="00AA53A2" w:rsidDel="00CF0DF1">
          <w:delText xml:space="preserve">summarizes the definitions and distinctions among these entity types, including adverse events (AE), drugs, </w:delText>
        </w:r>
        <w:r w:rsidR="00592C43" w:rsidRPr="00AA53A2" w:rsidDel="00CF0DF1">
          <w:delText xml:space="preserve">laboratory findings (LAB), </w:delText>
        </w:r>
        <w:r w:rsidR="00AA53A2" w:rsidRPr="00AA53A2" w:rsidDel="00CF0DF1">
          <w:delText xml:space="preserve">diagnoses (DX), </w:delText>
        </w:r>
        <w:r w:rsidR="00D04A20" w:rsidDel="00CF0DF1">
          <w:delText xml:space="preserve">family and </w:delText>
        </w:r>
        <w:r w:rsidR="00AA53A2" w:rsidRPr="00AA53A2" w:rsidDel="00CF0DF1">
          <w:delText xml:space="preserve">medical history (HX), patient status (STATUS), </w:delText>
        </w:r>
        <w:r w:rsidR="00592C43" w:rsidDel="00CF0DF1">
          <w:delText>Dose</w:delText>
        </w:r>
        <w:r w:rsidR="00592C43" w:rsidRPr="00AA53A2" w:rsidDel="00CF0DF1">
          <w:delText>,</w:delText>
        </w:r>
        <w:r w:rsidR="00592C43" w:rsidDel="00CF0DF1">
          <w:delText xml:space="preserve"> Age, </w:delText>
        </w:r>
        <w:r w:rsidR="009C1AEA" w:rsidDel="00CF0DF1">
          <w:delText xml:space="preserve">and </w:delText>
        </w:r>
        <w:r w:rsidR="00592C43" w:rsidDel="00CF0DF1">
          <w:delText>Sex</w:delText>
        </w:r>
        <w:r w:rsidR="001A6215" w:rsidDel="00CF0DF1">
          <w:delText>.</w:delText>
        </w:r>
      </w:del>
      <w:r w:rsidR="00BB791D">
        <w:rPr>
          <w:b/>
          <w:bCs/>
        </w:rPr>
        <w:br w:type="page"/>
      </w:r>
    </w:p>
    <w:p w14:paraId="5A48AFDB" w14:textId="5185497E" w:rsidR="00F70846" w:rsidRDefault="00F70846" w:rsidP="00853583">
      <w:pPr>
        <w:rPr>
          <w:ins w:id="254" w:author="Wu, Leihong" w:date="2026-08-28T13:59:00Z" w16du:dateUtc="2026-08-28T18:59:00Z"/>
        </w:rPr>
      </w:pPr>
      <w:r w:rsidRPr="00853583">
        <w:rPr>
          <w:b/>
          <w:bCs/>
        </w:rPr>
        <w:t xml:space="preserve">Table </w:t>
      </w:r>
      <w:del w:id="255" w:author="Wu, Leihong" w:date="2026-08-28T11:31:00Z" w16du:dateUtc="2026-08-28T16:31:00Z">
        <w:r w:rsidR="008775F6" w:rsidDel="000A1F01">
          <w:rPr>
            <w:b/>
            <w:bCs/>
          </w:rPr>
          <w:delText>1</w:delText>
        </w:r>
      </w:del>
      <w:ins w:id="256" w:author="Wu, Leihong" w:date="2026-08-28T11:31:00Z" w16du:dateUtc="2026-08-28T16:31:00Z">
        <w:r w:rsidR="000A1F01">
          <w:rPr>
            <w:b/>
            <w:bCs/>
          </w:rPr>
          <w:t>2</w:t>
        </w:r>
      </w:ins>
      <w:r w:rsidRPr="00853583">
        <w:rPr>
          <w:rFonts w:hint="eastAsia"/>
          <w:b/>
          <w:bCs/>
        </w:rPr>
        <w:t>.</w:t>
      </w:r>
      <w:r>
        <w:rPr>
          <w:rFonts w:hint="eastAsia"/>
        </w:rPr>
        <w:t xml:space="preserve"> </w:t>
      </w:r>
      <w:r>
        <w:t xml:space="preserve">FAERS </w:t>
      </w:r>
      <w:r>
        <w:rPr>
          <w:rFonts w:hint="eastAsia"/>
        </w:rPr>
        <w:t>annotations</w:t>
      </w:r>
      <w:r w:rsidR="003D422D">
        <w:t>, categorized</w:t>
      </w:r>
      <w:r>
        <w:rPr>
          <w:rFonts w:hint="eastAsia"/>
        </w:rPr>
        <w:t xml:space="preserve"> </w:t>
      </w:r>
      <w:r w:rsidR="00BE5166">
        <w:t>by</w:t>
      </w:r>
      <w:r>
        <w:rPr>
          <w:rFonts w:hint="eastAsia"/>
        </w:rPr>
        <w:t xml:space="preserve"> </w:t>
      </w:r>
      <w:r w:rsidR="00BE5166">
        <w:t>Human</w:t>
      </w:r>
      <w:r>
        <w:rPr>
          <w:rFonts w:hint="eastAsia"/>
        </w:rPr>
        <w:t>, ETHER</w:t>
      </w:r>
      <w:r>
        <w:t xml:space="preserve"> and LLM</w:t>
      </w:r>
    </w:p>
    <w:tbl>
      <w:tblPr>
        <w:tblStyle w:val="TableGridLight"/>
        <w:tblW w:w="5000" w:type="pct"/>
        <w:tblLook w:val="04A0" w:firstRow="1" w:lastRow="0" w:firstColumn="1" w:lastColumn="0" w:noHBand="0" w:noVBand="1"/>
      </w:tblPr>
      <w:tblGrid>
        <w:gridCol w:w="4315"/>
        <w:gridCol w:w="1710"/>
        <w:gridCol w:w="1620"/>
        <w:gridCol w:w="1705"/>
      </w:tblGrid>
      <w:tr w:rsidR="001A1E2A" w:rsidRPr="001A1E2A" w14:paraId="3DBD0BA5" w14:textId="77777777" w:rsidTr="00BF4671">
        <w:trPr>
          <w:trHeight w:val="20"/>
        </w:trPr>
        <w:tc>
          <w:tcPr>
            <w:tcW w:w="2307" w:type="pct"/>
            <w:hideMark/>
          </w:tcPr>
          <w:p w14:paraId="19835E93" w14:textId="77777777" w:rsidR="001A1E2A" w:rsidRPr="001A1E2A" w:rsidRDefault="001A1E2A" w:rsidP="0045115B">
            <w:pPr>
              <w:contextualSpacing/>
              <w:jc w:val="right"/>
              <w:rPr>
                <w:b/>
                <w:bCs/>
              </w:rPr>
            </w:pPr>
            <w:r w:rsidRPr="001A1E2A">
              <w:rPr>
                <w:b/>
                <w:bCs/>
              </w:rPr>
              <w:t>Category</w:t>
            </w:r>
          </w:p>
        </w:tc>
        <w:tc>
          <w:tcPr>
            <w:tcW w:w="914" w:type="pct"/>
            <w:hideMark/>
          </w:tcPr>
          <w:p w14:paraId="5FCFE23A" w14:textId="514960D6" w:rsidR="001A1E2A" w:rsidRPr="001A1E2A" w:rsidRDefault="001A1E2A" w:rsidP="001A1E2A">
            <w:pPr>
              <w:contextualSpacing/>
              <w:rPr>
                <w:b/>
                <w:bCs/>
              </w:rPr>
            </w:pPr>
            <w:r w:rsidRPr="001A1E2A">
              <w:rPr>
                <w:b/>
                <w:bCs/>
              </w:rPr>
              <w:t>Human</w:t>
            </w:r>
          </w:p>
        </w:tc>
        <w:tc>
          <w:tcPr>
            <w:tcW w:w="866" w:type="pct"/>
            <w:hideMark/>
          </w:tcPr>
          <w:p w14:paraId="4526A715" w14:textId="77777777" w:rsidR="001A1E2A" w:rsidRPr="001A1E2A" w:rsidRDefault="001A1E2A" w:rsidP="001A1E2A">
            <w:pPr>
              <w:contextualSpacing/>
              <w:rPr>
                <w:b/>
                <w:bCs/>
              </w:rPr>
            </w:pPr>
            <w:r w:rsidRPr="001A1E2A">
              <w:rPr>
                <w:b/>
                <w:bCs/>
              </w:rPr>
              <w:t>ETHER</w:t>
            </w:r>
          </w:p>
        </w:tc>
        <w:tc>
          <w:tcPr>
            <w:tcW w:w="912" w:type="pct"/>
            <w:hideMark/>
          </w:tcPr>
          <w:p w14:paraId="76E4AC90" w14:textId="77777777" w:rsidR="001A1E2A" w:rsidRPr="001A1E2A" w:rsidRDefault="001A1E2A" w:rsidP="001A1E2A">
            <w:pPr>
              <w:contextualSpacing/>
              <w:rPr>
                <w:b/>
                <w:bCs/>
              </w:rPr>
            </w:pPr>
            <w:r w:rsidRPr="001A1E2A">
              <w:rPr>
                <w:b/>
                <w:bCs/>
              </w:rPr>
              <w:t>LLM</w:t>
            </w:r>
          </w:p>
        </w:tc>
      </w:tr>
      <w:tr w:rsidR="00BF4671" w:rsidRPr="001A1E2A" w14:paraId="4687E107" w14:textId="77777777" w:rsidTr="00BF4671">
        <w:trPr>
          <w:trHeight w:val="20"/>
        </w:trPr>
        <w:tc>
          <w:tcPr>
            <w:tcW w:w="2307" w:type="pct"/>
            <w:hideMark/>
          </w:tcPr>
          <w:p w14:paraId="1874922F" w14:textId="77777777" w:rsidR="001A1E2A" w:rsidRPr="001A1E2A" w:rsidRDefault="001A1E2A" w:rsidP="0045115B">
            <w:pPr>
              <w:contextualSpacing/>
              <w:jc w:val="right"/>
            </w:pPr>
            <w:r w:rsidRPr="001A1E2A">
              <w:rPr>
                <w:b/>
                <w:bCs/>
              </w:rPr>
              <w:t>Drug-related</w:t>
            </w:r>
          </w:p>
        </w:tc>
        <w:tc>
          <w:tcPr>
            <w:tcW w:w="914" w:type="pct"/>
            <w:hideMark/>
          </w:tcPr>
          <w:p w14:paraId="4B18D55D" w14:textId="77777777" w:rsidR="001A1E2A" w:rsidRPr="001A1E2A" w:rsidRDefault="001A1E2A" w:rsidP="001A1E2A">
            <w:pPr>
              <w:contextualSpacing/>
            </w:pPr>
          </w:p>
        </w:tc>
        <w:tc>
          <w:tcPr>
            <w:tcW w:w="866" w:type="pct"/>
            <w:hideMark/>
          </w:tcPr>
          <w:p w14:paraId="12BE24C8" w14:textId="77777777" w:rsidR="001A1E2A" w:rsidRPr="001A1E2A" w:rsidRDefault="001A1E2A" w:rsidP="001A1E2A">
            <w:pPr>
              <w:contextualSpacing/>
            </w:pPr>
          </w:p>
        </w:tc>
        <w:tc>
          <w:tcPr>
            <w:tcW w:w="912" w:type="pct"/>
            <w:hideMark/>
          </w:tcPr>
          <w:p w14:paraId="2395D7E3" w14:textId="77777777" w:rsidR="001A1E2A" w:rsidRPr="001A1E2A" w:rsidRDefault="001A1E2A" w:rsidP="001A1E2A">
            <w:pPr>
              <w:contextualSpacing/>
            </w:pPr>
          </w:p>
        </w:tc>
      </w:tr>
      <w:tr w:rsidR="008011B4" w:rsidRPr="001A1E2A" w14:paraId="23EA5C88" w14:textId="77777777" w:rsidTr="008011B4">
        <w:trPr>
          <w:trHeight w:val="20"/>
        </w:trPr>
        <w:tc>
          <w:tcPr>
            <w:tcW w:w="2307" w:type="pct"/>
            <w:hideMark/>
          </w:tcPr>
          <w:p w14:paraId="65D0A0E8" w14:textId="77777777" w:rsidR="008011B4" w:rsidRPr="001A1E2A" w:rsidRDefault="008011B4" w:rsidP="0045115B">
            <w:pPr>
              <w:contextualSpacing/>
              <w:jc w:val="right"/>
            </w:pPr>
            <w:r w:rsidRPr="001A1E2A">
              <w:t>SDrug</w:t>
            </w:r>
          </w:p>
        </w:tc>
        <w:tc>
          <w:tcPr>
            <w:tcW w:w="914" w:type="pct"/>
            <w:hideMark/>
          </w:tcPr>
          <w:p w14:paraId="0FB9DC8B" w14:textId="77777777" w:rsidR="008011B4" w:rsidRPr="001A1E2A" w:rsidRDefault="008011B4" w:rsidP="001A1E2A">
            <w:pPr>
              <w:contextualSpacing/>
            </w:pPr>
            <w:r w:rsidRPr="001A1E2A">
              <w:t>3,501</w:t>
            </w:r>
          </w:p>
        </w:tc>
        <w:tc>
          <w:tcPr>
            <w:tcW w:w="866" w:type="pct"/>
            <w:vMerge w:val="restart"/>
            <w:vAlign w:val="center"/>
            <w:hideMark/>
          </w:tcPr>
          <w:p w14:paraId="684E886D" w14:textId="1EF57810" w:rsidR="008011B4" w:rsidRPr="001A1E2A" w:rsidRDefault="008011B4" w:rsidP="008011B4">
            <w:pPr>
              <w:contextualSpacing/>
            </w:pPr>
            <w:r>
              <w:t>17164</w:t>
            </w:r>
            <w:r w:rsidRPr="001A1E2A">
              <w:t>†</w:t>
            </w:r>
          </w:p>
        </w:tc>
        <w:tc>
          <w:tcPr>
            <w:tcW w:w="912" w:type="pct"/>
            <w:hideMark/>
          </w:tcPr>
          <w:p w14:paraId="27D4A5D3" w14:textId="77777777" w:rsidR="008011B4" w:rsidRPr="001A1E2A" w:rsidRDefault="008011B4" w:rsidP="001A1E2A">
            <w:pPr>
              <w:contextualSpacing/>
            </w:pPr>
            <w:r w:rsidRPr="001A1E2A">
              <w:t>2,181</w:t>
            </w:r>
          </w:p>
        </w:tc>
      </w:tr>
      <w:tr w:rsidR="008011B4" w:rsidRPr="001A1E2A" w14:paraId="0760EFD8" w14:textId="77777777" w:rsidTr="00BF4671">
        <w:trPr>
          <w:trHeight w:val="20"/>
        </w:trPr>
        <w:tc>
          <w:tcPr>
            <w:tcW w:w="2307" w:type="pct"/>
            <w:hideMark/>
          </w:tcPr>
          <w:p w14:paraId="70EC8ED1" w14:textId="77777777" w:rsidR="008011B4" w:rsidRPr="001A1E2A" w:rsidRDefault="008011B4" w:rsidP="0045115B">
            <w:pPr>
              <w:contextualSpacing/>
              <w:jc w:val="right"/>
            </w:pPr>
            <w:r w:rsidRPr="001A1E2A">
              <w:t>CDrug</w:t>
            </w:r>
          </w:p>
        </w:tc>
        <w:tc>
          <w:tcPr>
            <w:tcW w:w="914" w:type="pct"/>
            <w:hideMark/>
          </w:tcPr>
          <w:p w14:paraId="3E2FD7B8" w14:textId="77777777" w:rsidR="008011B4" w:rsidRPr="001A1E2A" w:rsidRDefault="008011B4" w:rsidP="001A1E2A">
            <w:pPr>
              <w:contextualSpacing/>
            </w:pPr>
            <w:r w:rsidRPr="001A1E2A">
              <w:t>2,928</w:t>
            </w:r>
          </w:p>
        </w:tc>
        <w:tc>
          <w:tcPr>
            <w:tcW w:w="866" w:type="pct"/>
            <w:vMerge/>
            <w:hideMark/>
          </w:tcPr>
          <w:p w14:paraId="4C7387FB" w14:textId="4A11CEC6" w:rsidR="008011B4" w:rsidRPr="001A1E2A" w:rsidRDefault="008011B4" w:rsidP="001A1E2A">
            <w:pPr>
              <w:contextualSpacing/>
            </w:pPr>
          </w:p>
        </w:tc>
        <w:tc>
          <w:tcPr>
            <w:tcW w:w="912" w:type="pct"/>
            <w:hideMark/>
          </w:tcPr>
          <w:p w14:paraId="073495BC" w14:textId="77777777" w:rsidR="008011B4" w:rsidRPr="001A1E2A" w:rsidRDefault="008011B4" w:rsidP="001A1E2A">
            <w:pPr>
              <w:contextualSpacing/>
            </w:pPr>
            <w:r w:rsidRPr="001A1E2A">
              <w:t>2,491</w:t>
            </w:r>
          </w:p>
        </w:tc>
      </w:tr>
      <w:tr w:rsidR="008011B4" w:rsidRPr="001A1E2A" w14:paraId="51080374" w14:textId="77777777" w:rsidTr="00BF4671">
        <w:trPr>
          <w:trHeight w:val="20"/>
        </w:trPr>
        <w:tc>
          <w:tcPr>
            <w:tcW w:w="2307" w:type="pct"/>
            <w:hideMark/>
          </w:tcPr>
          <w:p w14:paraId="2CDDDAD5" w14:textId="5C97F4EC" w:rsidR="008011B4" w:rsidRPr="001A1E2A" w:rsidRDefault="008011B4" w:rsidP="0045115B">
            <w:pPr>
              <w:contextualSpacing/>
              <w:jc w:val="right"/>
            </w:pPr>
            <w:r>
              <w:t>Odrug</w:t>
            </w:r>
            <w:r w:rsidRPr="001A1E2A">
              <w:t xml:space="preserve"> </w:t>
            </w:r>
          </w:p>
        </w:tc>
        <w:tc>
          <w:tcPr>
            <w:tcW w:w="914" w:type="pct"/>
            <w:hideMark/>
          </w:tcPr>
          <w:p w14:paraId="5620DB0B" w14:textId="77777777" w:rsidR="008011B4" w:rsidRPr="001A1E2A" w:rsidRDefault="008011B4" w:rsidP="001A1E2A">
            <w:pPr>
              <w:contextualSpacing/>
            </w:pPr>
            <w:r w:rsidRPr="001A1E2A">
              <w:t>245</w:t>
            </w:r>
          </w:p>
        </w:tc>
        <w:tc>
          <w:tcPr>
            <w:tcW w:w="866" w:type="pct"/>
            <w:vMerge/>
            <w:hideMark/>
          </w:tcPr>
          <w:p w14:paraId="458021A4" w14:textId="1460DFEC" w:rsidR="008011B4" w:rsidRPr="001A1E2A" w:rsidRDefault="008011B4" w:rsidP="001A1E2A">
            <w:pPr>
              <w:contextualSpacing/>
            </w:pPr>
          </w:p>
        </w:tc>
        <w:tc>
          <w:tcPr>
            <w:tcW w:w="912" w:type="pct"/>
            <w:hideMark/>
          </w:tcPr>
          <w:p w14:paraId="5F9778F4" w14:textId="34D76606" w:rsidR="008011B4" w:rsidRPr="001A1E2A" w:rsidRDefault="008011B4" w:rsidP="001A1E2A">
            <w:pPr>
              <w:contextualSpacing/>
            </w:pPr>
            <w:r w:rsidRPr="001A1E2A">
              <w:t>1,310</w:t>
            </w:r>
          </w:p>
        </w:tc>
      </w:tr>
      <w:tr w:rsidR="001A1E2A" w:rsidRPr="001A1E2A" w14:paraId="1D8B6CBD" w14:textId="77777777" w:rsidTr="00BF4671">
        <w:trPr>
          <w:trHeight w:val="20"/>
        </w:trPr>
        <w:tc>
          <w:tcPr>
            <w:tcW w:w="2307" w:type="pct"/>
            <w:hideMark/>
          </w:tcPr>
          <w:p w14:paraId="2593F858" w14:textId="77777777" w:rsidR="001A1E2A" w:rsidRPr="001A1E2A" w:rsidRDefault="001A1E2A" w:rsidP="0045115B">
            <w:pPr>
              <w:contextualSpacing/>
              <w:jc w:val="right"/>
            </w:pPr>
            <w:r w:rsidRPr="001A1E2A">
              <w:t>Dose</w:t>
            </w:r>
          </w:p>
        </w:tc>
        <w:tc>
          <w:tcPr>
            <w:tcW w:w="914" w:type="pct"/>
            <w:hideMark/>
          </w:tcPr>
          <w:p w14:paraId="38AAFE5E" w14:textId="77777777" w:rsidR="001A1E2A" w:rsidRPr="001A1E2A" w:rsidRDefault="001A1E2A" w:rsidP="001A1E2A">
            <w:pPr>
              <w:contextualSpacing/>
            </w:pPr>
            <w:r w:rsidRPr="001A1E2A">
              <w:t>1,621</w:t>
            </w:r>
          </w:p>
        </w:tc>
        <w:tc>
          <w:tcPr>
            <w:tcW w:w="866" w:type="pct"/>
            <w:hideMark/>
          </w:tcPr>
          <w:p w14:paraId="12ED310C" w14:textId="77777777" w:rsidR="001A1E2A" w:rsidRPr="001A1E2A" w:rsidRDefault="001A1E2A" w:rsidP="001A1E2A">
            <w:pPr>
              <w:contextualSpacing/>
            </w:pPr>
            <w:r w:rsidRPr="001A1E2A">
              <w:t>n/a</w:t>
            </w:r>
          </w:p>
        </w:tc>
        <w:tc>
          <w:tcPr>
            <w:tcW w:w="912" w:type="pct"/>
            <w:hideMark/>
          </w:tcPr>
          <w:p w14:paraId="307F451E" w14:textId="77777777" w:rsidR="001A1E2A" w:rsidRPr="001A1E2A" w:rsidRDefault="001A1E2A" w:rsidP="001A1E2A">
            <w:pPr>
              <w:contextualSpacing/>
            </w:pPr>
            <w:r w:rsidRPr="001A1E2A">
              <w:t>2,057</w:t>
            </w:r>
          </w:p>
        </w:tc>
      </w:tr>
      <w:tr w:rsidR="00BF4671" w:rsidRPr="001A1E2A" w14:paraId="4484193C" w14:textId="77777777" w:rsidTr="00BF4671">
        <w:trPr>
          <w:trHeight w:val="20"/>
        </w:trPr>
        <w:tc>
          <w:tcPr>
            <w:tcW w:w="2307" w:type="pct"/>
            <w:hideMark/>
          </w:tcPr>
          <w:p w14:paraId="08D7442A" w14:textId="77777777" w:rsidR="001A1E2A" w:rsidRPr="001A1E2A" w:rsidRDefault="001A1E2A" w:rsidP="0045115B">
            <w:pPr>
              <w:contextualSpacing/>
              <w:jc w:val="right"/>
            </w:pPr>
            <w:r w:rsidRPr="001A1E2A">
              <w:t>Indication</w:t>
            </w:r>
          </w:p>
        </w:tc>
        <w:tc>
          <w:tcPr>
            <w:tcW w:w="914" w:type="pct"/>
            <w:hideMark/>
          </w:tcPr>
          <w:p w14:paraId="455EA6E5" w14:textId="77777777" w:rsidR="001A1E2A" w:rsidRPr="001A1E2A" w:rsidRDefault="001A1E2A" w:rsidP="001A1E2A">
            <w:pPr>
              <w:contextualSpacing/>
            </w:pPr>
            <w:r w:rsidRPr="001A1E2A">
              <w:t>162</w:t>
            </w:r>
          </w:p>
        </w:tc>
        <w:tc>
          <w:tcPr>
            <w:tcW w:w="866" w:type="pct"/>
            <w:hideMark/>
          </w:tcPr>
          <w:p w14:paraId="5B357C67" w14:textId="77777777" w:rsidR="001A1E2A" w:rsidRPr="001A1E2A" w:rsidRDefault="001A1E2A" w:rsidP="001A1E2A">
            <w:pPr>
              <w:contextualSpacing/>
            </w:pPr>
            <w:r w:rsidRPr="001A1E2A">
              <w:t>n/a</w:t>
            </w:r>
          </w:p>
        </w:tc>
        <w:tc>
          <w:tcPr>
            <w:tcW w:w="912" w:type="pct"/>
            <w:hideMark/>
          </w:tcPr>
          <w:p w14:paraId="2DF253C3" w14:textId="77777777" w:rsidR="001A1E2A" w:rsidRPr="001A1E2A" w:rsidRDefault="001A1E2A" w:rsidP="001A1E2A">
            <w:pPr>
              <w:contextualSpacing/>
            </w:pPr>
            <w:r w:rsidRPr="001A1E2A">
              <w:t>1,368</w:t>
            </w:r>
          </w:p>
        </w:tc>
      </w:tr>
      <w:tr w:rsidR="001A1E2A" w:rsidRPr="001A1E2A" w14:paraId="536DF89A" w14:textId="77777777" w:rsidTr="00BF4671">
        <w:trPr>
          <w:trHeight w:val="20"/>
        </w:trPr>
        <w:tc>
          <w:tcPr>
            <w:tcW w:w="2307" w:type="pct"/>
            <w:hideMark/>
          </w:tcPr>
          <w:p w14:paraId="1AC8F1E2" w14:textId="77777777" w:rsidR="001A1E2A" w:rsidRPr="001A1E2A" w:rsidRDefault="001A1E2A" w:rsidP="0045115B">
            <w:pPr>
              <w:contextualSpacing/>
              <w:jc w:val="right"/>
            </w:pPr>
            <w:r w:rsidRPr="001A1E2A">
              <w:t>Treatment</w:t>
            </w:r>
          </w:p>
        </w:tc>
        <w:tc>
          <w:tcPr>
            <w:tcW w:w="914" w:type="pct"/>
            <w:hideMark/>
          </w:tcPr>
          <w:p w14:paraId="29F431D6" w14:textId="77777777" w:rsidR="001A1E2A" w:rsidRPr="001A1E2A" w:rsidRDefault="001A1E2A" w:rsidP="001A1E2A">
            <w:pPr>
              <w:contextualSpacing/>
            </w:pPr>
            <w:r w:rsidRPr="001A1E2A">
              <w:t>1,479</w:t>
            </w:r>
          </w:p>
        </w:tc>
        <w:tc>
          <w:tcPr>
            <w:tcW w:w="866" w:type="pct"/>
            <w:hideMark/>
          </w:tcPr>
          <w:p w14:paraId="1828A434" w14:textId="77777777" w:rsidR="001A1E2A" w:rsidRPr="001A1E2A" w:rsidRDefault="001A1E2A" w:rsidP="001A1E2A">
            <w:pPr>
              <w:contextualSpacing/>
            </w:pPr>
            <w:r w:rsidRPr="001A1E2A">
              <w:t>n/a</w:t>
            </w:r>
          </w:p>
        </w:tc>
        <w:tc>
          <w:tcPr>
            <w:tcW w:w="912" w:type="pct"/>
            <w:hideMark/>
          </w:tcPr>
          <w:p w14:paraId="6A3020FA" w14:textId="77777777" w:rsidR="001A1E2A" w:rsidRPr="001A1E2A" w:rsidRDefault="001A1E2A" w:rsidP="001A1E2A">
            <w:pPr>
              <w:contextualSpacing/>
            </w:pPr>
            <w:r w:rsidRPr="001A1E2A">
              <w:t>1,472</w:t>
            </w:r>
          </w:p>
        </w:tc>
      </w:tr>
      <w:tr w:rsidR="00BF4671" w:rsidRPr="001A1E2A" w14:paraId="4D15918C" w14:textId="77777777" w:rsidTr="00BF4671">
        <w:trPr>
          <w:trHeight w:val="20"/>
        </w:trPr>
        <w:tc>
          <w:tcPr>
            <w:tcW w:w="2307" w:type="pct"/>
            <w:hideMark/>
          </w:tcPr>
          <w:p w14:paraId="3CE7075C" w14:textId="77777777" w:rsidR="001A1E2A" w:rsidRPr="001A1E2A" w:rsidRDefault="001A1E2A" w:rsidP="0045115B">
            <w:pPr>
              <w:contextualSpacing/>
              <w:jc w:val="right"/>
            </w:pPr>
            <w:r w:rsidRPr="001A1E2A">
              <w:rPr>
                <w:b/>
                <w:bCs/>
              </w:rPr>
              <w:t>Adverse event / clinical finding</w:t>
            </w:r>
          </w:p>
        </w:tc>
        <w:tc>
          <w:tcPr>
            <w:tcW w:w="914" w:type="pct"/>
            <w:hideMark/>
          </w:tcPr>
          <w:p w14:paraId="06121EFB" w14:textId="77777777" w:rsidR="001A1E2A" w:rsidRPr="001A1E2A" w:rsidRDefault="001A1E2A" w:rsidP="001A1E2A">
            <w:pPr>
              <w:contextualSpacing/>
            </w:pPr>
          </w:p>
        </w:tc>
        <w:tc>
          <w:tcPr>
            <w:tcW w:w="866" w:type="pct"/>
            <w:hideMark/>
          </w:tcPr>
          <w:p w14:paraId="003B2C66" w14:textId="77777777" w:rsidR="001A1E2A" w:rsidRPr="001A1E2A" w:rsidRDefault="001A1E2A" w:rsidP="001A1E2A">
            <w:pPr>
              <w:contextualSpacing/>
            </w:pPr>
          </w:p>
        </w:tc>
        <w:tc>
          <w:tcPr>
            <w:tcW w:w="912" w:type="pct"/>
            <w:hideMark/>
          </w:tcPr>
          <w:p w14:paraId="7922F4C8" w14:textId="77777777" w:rsidR="001A1E2A" w:rsidRPr="001A1E2A" w:rsidRDefault="001A1E2A" w:rsidP="001A1E2A">
            <w:pPr>
              <w:contextualSpacing/>
            </w:pPr>
          </w:p>
        </w:tc>
      </w:tr>
      <w:tr w:rsidR="006839FB" w:rsidRPr="001A1E2A" w14:paraId="5767CCA6" w14:textId="77777777" w:rsidTr="003A5C54">
        <w:trPr>
          <w:trHeight w:val="20"/>
        </w:trPr>
        <w:tc>
          <w:tcPr>
            <w:tcW w:w="2307" w:type="pct"/>
            <w:hideMark/>
          </w:tcPr>
          <w:p w14:paraId="4F7D7782" w14:textId="77777777" w:rsidR="006839FB" w:rsidRPr="001A1E2A" w:rsidRDefault="006839FB" w:rsidP="0045115B">
            <w:pPr>
              <w:contextualSpacing/>
              <w:jc w:val="right"/>
            </w:pPr>
            <w:r w:rsidRPr="001A1E2A">
              <w:t>AE</w:t>
            </w:r>
          </w:p>
        </w:tc>
        <w:tc>
          <w:tcPr>
            <w:tcW w:w="914" w:type="pct"/>
            <w:hideMark/>
          </w:tcPr>
          <w:p w14:paraId="1B5E934A" w14:textId="77777777" w:rsidR="006839FB" w:rsidRPr="001A1E2A" w:rsidRDefault="006839FB" w:rsidP="001A1E2A">
            <w:pPr>
              <w:contextualSpacing/>
            </w:pPr>
            <w:r w:rsidRPr="001A1E2A">
              <w:t>9,080</w:t>
            </w:r>
          </w:p>
        </w:tc>
        <w:tc>
          <w:tcPr>
            <w:tcW w:w="866" w:type="pct"/>
            <w:vMerge w:val="restart"/>
            <w:vAlign w:val="center"/>
            <w:hideMark/>
          </w:tcPr>
          <w:p w14:paraId="1645484A" w14:textId="4E69FD2C" w:rsidR="006839FB" w:rsidRPr="001A1E2A" w:rsidRDefault="006839FB" w:rsidP="003A5C54">
            <w:pPr>
              <w:contextualSpacing/>
            </w:pPr>
            <w:r w:rsidRPr="001A1E2A">
              <w:t>25,031†</w:t>
            </w:r>
          </w:p>
        </w:tc>
        <w:tc>
          <w:tcPr>
            <w:tcW w:w="912" w:type="pct"/>
            <w:hideMark/>
          </w:tcPr>
          <w:p w14:paraId="7AF30084" w14:textId="77777777" w:rsidR="006839FB" w:rsidRPr="001A1E2A" w:rsidRDefault="006839FB" w:rsidP="001A1E2A">
            <w:pPr>
              <w:contextualSpacing/>
            </w:pPr>
            <w:r w:rsidRPr="001A1E2A">
              <w:t>6,311</w:t>
            </w:r>
          </w:p>
        </w:tc>
      </w:tr>
      <w:tr w:rsidR="006839FB" w:rsidRPr="001A1E2A" w14:paraId="313627CB" w14:textId="77777777" w:rsidTr="00BF4671">
        <w:trPr>
          <w:trHeight w:val="20"/>
        </w:trPr>
        <w:tc>
          <w:tcPr>
            <w:tcW w:w="2307" w:type="pct"/>
            <w:hideMark/>
          </w:tcPr>
          <w:p w14:paraId="4422F085" w14:textId="77777777" w:rsidR="006839FB" w:rsidRPr="001A1E2A" w:rsidRDefault="006839FB" w:rsidP="0045115B">
            <w:pPr>
              <w:contextualSpacing/>
              <w:jc w:val="right"/>
            </w:pPr>
            <w:r w:rsidRPr="001A1E2A">
              <w:t>mAE</w:t>
            </w:r>
          </w:p>
        </w:tc>
        <w:tc>
          <w:tcPr>
            <w:tcW w:w="914" w:type="pct"/>
            <w:hideMark/>
          </w:tcPr>
          <w:p w14:paraId="0B71ED98" w14:textId="77777777" w:rsidR="006839FB" w:rsidRPr="001A1E2A" w:rsidRDefault="006839FB" w:rsidP="001A1E2A">
            <w:pPr>
              <w:contextualSpacing/>
            </w:pPr>
            <w:r w:rsidRPr="001A1E2A">
              <w:t>112</w:t>
            </w:r>
          </w:p>
        </w:tc>
        <w:tc>
          <w:tcPr>
            <w:tcW w:w="866" w:type="pct"/>
            <w:vMerge/>
            <w:hideMark/>
          </w:tcPr>
          <w:p w14:paraId="2CB49A71" w14:textId="718DC9B9" w:rsidR="006839FB" w:rsidRPr="001A1E2A" w:rsidRDefault="006839FB" w:rsidP="001A1E2A">
            <w:pPr>
              <w:contextualSpacing/>
            </w:pPr>
          </w:p>
        </w:tc>
        <w:tc>
          <w:tcPr>
            <w:tcW w:w="912" w:type="pct"/>
            <w:hideMark/>
          </w:tcPr>
          <w:p w14:paraId="279599B3" w14:textId="77777777" w:rsidR="006839FB" w:rsidRPr="001A1E2A" w:rsidRDefault="006839FB" w:rsidP="001A1E2A">
            <w:pPr>
              <w:contextualSpacing/>
            </w:pPr>
            <w:r w:rsidRPr="001A1E2A">
              <w:t>1,015</w:t>
            </w:r>
          </w:p>
        </w:tc>
      </w:tr>
      <w:tr w:rsidR="00BF4671" w:rsidRPr="001A1E2A" w14:paraId="13B95AF6" w14:textId="77777777" w:rsidTr="00BF4671">
        <w:trPr>
          <w:trHeight w:val="20"/>
        </w:trPr>
        <w:tc>
          <w:tcPr>
            <w:tcW w:w="2307" w:type="pct"/>
            <w:hideMark/>
          </w:tcPr>
          <w:p w14:paraId="5FC4A12C" w14:textId="77777777" w:rsidR="001A1E2A" w:rsidRPr="001A1E2A" w:rsidRDefault="001A1E2A" w:rsidP="0045115B">
            <w:pPr>
              <w:contextualSpacing/>
              <w:jc w:val="right"/>
            </w:pPr>
            <w:r w:rsidRPr="001A1E2A">
              <w:t>Dx</w:t>
            </w:r>
          </w:p>
        </w:tc>
        <w:tc>
          <w:tcPr>
            <w:tcW w:w="914" w:type="pct"/>
            <w:hideMark/>
          </w:tcPr>
          <w:p w14:paraId="15680574" w14:textId="591C1475" w:rsidR="001A1E2A" w:rsidRPr="001A1E2A" w:rsidRDefault="004448C9" w:rsidP="001A1E2A">
            <w:pPr>
              <w:contextualSpacing/>
            </w:pPr>
            <w:r>
              <w:t>1783</w:t>
            </w:r>
          </w:p>
        </w:tc>
        <w:tc>
          <w:tcPr>
            <w:tcW w:w="866" w:type="pct"/>
            <w:hideMark/>
          </w:tcPr>
          <w:p w14:paraId="52A5FF44" w14:textId="77777777" w:rsidR="001A1E2A" w:rsidRPr="001A1E2A" w:rsidRDefault="001A1E2A" w:rsidP="001A1E2A">
            <w:pPr>
              <w:contextualSpacing/>
            </w:pPr>
            <w:r w:rsidRPr="001A1E2A">
              <w:t>4,344</w:t>
            </w:r>
          </w:p>
        </w:tc>
        <w:tc>
          <w:tcPr>
            <w:tcW w:w="912" w:type="pct"/>
            <w:hideMark/>
          </w:tcPr>
          <w:p w14:paraId="453EC286" w14:textId="6D4E3782" w:rsidR="001A1E2A" w:rsidRPr="001A1E2A" w:rsidRDefault="001A1E2A" w:rsidP="001A1E2A">
            <w:pPr>
              <w:contextualSpacing/>
            </w:pPr>
            <w:r w:rsidRPr="001A1E2A">
              <w:t>9</w:t>
            </w:r>
            <w:r w:rsidR="004448C9">
              <w:t>41</w:t>
            </w:r>
          </w:p>
        </w:tc>
      </w:tr>
      <w:tr w:rsidR="001A1E2A" w:rsidRPr="001A1E2A" w14:paraId="67DC1611" w14:textId="77777777" w:rsidTr="00BF4671">
        <w:trPr>
          <w:trHeight w:val="20"/>
        </w:trPr>
        <w:tc>
          <w:tcPr>
            <w:tcW w:w="2307" w:type="pct"/>
            <w:hideMark/>
          </w:tcPr>
          <w:p w14:paraId="48E33F65" w14:textId="77777777" w:rsidR="001A1E2A" w:rsidRPr="001A1E2A" w:rsidRDefault="001A1E2A" w:rsidP="0045115B">
            <w:pPr>
              <w:contextualSpacing/>
              <w:jc w:val="right"/>
            </w:pPr>
            <w:r w:rsidRPr="001A1E2A">
              <w:t>Lab</w:t>
            </w:r>
          </w:p>
        </w:tc>
        <w:tc>
          <w:tcPr>
            <w:tcW w:w="914" w:type="pct"/>
            <w:hideMark/>
          </w:tcPr>
          <w:p w14:paraId="5103F017" w14:textId="77777777" w:rsidR="001A1E2A" w:rsidRPr="001A1E2A" w:rsidRDefault="001A1E2A" w:rsidP="001A1E2A">
            <w:pPr>
              <w:contextualSpacing/>
            </w:pPr>
            <w:r w:rsidRPr="001A1E2A">
              <w:t>3,480</w:t>
            </w:r>
          </w:p>
        </w:tc>
        <w:tc>
          <w:tcPr>
            <w:tcW w:w="866" w:type="pct"/>
            <w:hideMark/>
          </w:tcPr>
          <w:p w14:paraId="1F1E7980" w14:textId="77777777" w:rsidR="001A1E2A" w:rsidRPr="001A1E2A" w:rsidRDefault="001A1E2A" w:rsidP="001A1E2A">
            <w:pPr>
              <w:contextualSpacing/>
            </w:pPr>
            <w:r w:rsidRPr="001A1E2A">
              <w:t>n/a</w:t>
            </w:r>
          </w:p>
        </w:tc>
        <w:tc>
          <w:tcPr>
            <w:tcW w:w="912" w:type="pct"/>
            <w:hideMark/>
          </w:tcPr>
          <w:p w14:paraId="6F27E07D" w14:textId="77777777" w:rsidR="001A1E2A" w:rsidRPr="001A1E2A" w:rsidRDefault="001A1E2A" w:rsidP="001A1E2A">
            <w:pPr>
              <w:contextualSpacing/>
            </w:pPr>
            <w:r w:rsidRPr="001A1E2A">
              <w:t>2,362</w:t>
            </w:r>
          </w:p>
        </w:tc>
      </w:tr>
      <w:tr w:rsidR="00BF4671" w:rsidRPr="001A1E2A" w14:paraId="64E98DD4" w14:textId="77777777" w:rsidTr="00BF4671">
        <w:trPr>
          <w:trHeight w:val="20"/>
        </w:trPr>
        <w:tc>
          <w:tcPr>
            <w:tcW w:w="2307" w:type="pct"/>
            <w:hideMark/>
          </w:tcPr>
          <w:p w14:paraId="0147715B" w14:textId="77777777" w:rsidR="001A1E2A" w:rsidRPr="001A1E2A" w:rsidRDefault="001A1E2A" w:rsidP="0045115B">
            <w:pPr>
              <w:contextualSpacing/>
              <w:jc w:val="right"/>
            </w:pPr>
            <w:r w:rsidRPr="001A1E2A">
              <w:t>Status</w:t>
            </w:r>
          </w:p>
        </w:tc>
        <w:tc>
          <w:tcPr>
            <w:tcW w:w="914" w:type="pct"/>
            <w:hideMark/>
          </w:tcPr>
          <w:p w14:paraId="2CD4681B" w14:textId="77777777" w:rsidR="001A1E2A" w:rsidRPr="001A1E2A" w:rsidRDefault="001A1E2A" w:rsidP="001A1E2A">
            <w:pPr>
              <w:contextualSpacing/>
            </w:pPr>
            <w:r w:rsidRPr="001A1E2A">
              <w:t>1,796</w:t>
            </w:r>
          </w:p>
        </w:tc>
        <w:tc>
          <w:tcPr>
            <w:tcW w:w="866" w:type="pct"/>
            <w:hideMark/>
          </w:tcPr>
          <w:p w14:paraId="6BAAA88D" w14:textId="77777777" w:rsidR="001A1E2A" w:rsidRPr="001A1E2A" w:rsidRDefault="001A1E2A" w:rsidP="001A1E2A">
            <w:pPr>
              <w:contextualSpacing/>
            </w:pPr>
            <w:r w:rsidRPr="001A1E2A">
              <w:t>n/a</w:t>
            </w:r>
          </w:p>
        </w:tc>
        <w:tc>
          <w:tcPr>
            <w:tcW w:w="912" w:type="pct"/>
            <w:hideMark/>
          </w:tcPr>
          <w:p w14:paraId="0D111F47" w14:textId="77777777" w:rsidR="001A1E2A" w:rsidRPr="001A1E2A" w:rsidRDefault="001A1E2A" w:rsidP="001A1E2A">
            <w:pPr>
              <w:contextualSpacing/>
            </w:pPr>
            <w:r w:rsidRPr="001A1E2A">
              <w:t>2,275</w:t>
            </w:r>
          </w:p>
        </w:tc>
      </w:tr>
      <w:tr w:rsidR="001A1E2A" w:rsidRPr="001A1E2A" w14:paraId="32CA5A2D" w14:textId="77777777" w:rsidTr="00BF4671">
        <w:trPr>
          <w:trHeight w:val="20"/>
        </w:trPr>
        <w:tc>
          <w:tcPr>
            <w:tcW w:w="2307" w:type="pct"/>
            <w:hideMark/>
          </w:tcPr>
          <w:p w14:paraId="6EF2F034" w14:textId="77777777" w:rsidR="001A1E2A" w:rsidRPr="001A1E2A" w:rsidRDefault="001A1E2A" w:rsidP="0045115B">
            <w:pPr>
              <w:contextualSpacing/>
              <w:jc w:val="right"/>
            </w:pPr>
            <w:r w:rsidRPr="001A1E2A">
              <w:t>R/O</w:t>
            </w:r>
          </w:p>
        </w:tc>
        <w:tc>
          <w:tcPr>
            <w:tcW w:w="914" w:type="pct"/>
            <w:hideMark/>
          </w:tcPr>
          <w:p w14:paraId="78F5F432" w14:textId="77777777" w:rsidR="001A1E2A" w:rsidRPr="001A1E2A" w:rsidRDefault="001A1E2A" w:rsidP="001A1E2A">
            <w:pPr>
              <w:contextualSpacing/>
            </w:pPr>
            <w:r w:rsidRPr="001A1E2A">
              <w:t>9</w:t>
            </w:r>
          </w:p>
        </w:tc>
        <w:tc>
          <w:tcPr>
            <w:tcW w:w="866" w:type="pct"/>
            <w:hideMark/>
          </w:tcPr>
          <w:p w14:paraId="0EA6255E" w14:textId="77777777" w:rsidR="001A1E2A" w:rsidRPr="001A1E2A" w:rsidRDefault="001A1E2A" w:rsidP="001A1E2A">
            <w:pPr>
              <w:contextualSpacing/>
            </w:pPr>
            <w:r w:rsidRPr="001A1E2A">
              <w:t>33</w:t>
            </w:r>
          </w:p>
        </w:tc>
        <w:tc>
          <w:tcPr>
            <w:tcW w:w="912" w:type="pct"/>
            <w:hideMark/>
          </w:tcPr>
          <w:p w14:paraId="16F43CBA" w14:textId="77777777" w:rsidR="001A1E2A" w:rsidRPr="001A1E2A" w:rsidRDefault="001A1E2A" w:rsidP="001A1E2A">
            <w:pPr>
              <w:contextualSpacing/>
            </w:pPr>
            <w:r w:rsidRPr="001A1E2A">
              <w:t>83</w:t>
            </w:r>
          </w:p>
        </w:tc>
      </w:tr>
      <w:tr w:rsidR="00BF4671" w:rsidRPr="001A1E2A" w14:paraId="44B3C658" w14:textId="77777777" w:rsidTr="00BF4671">
        <w:trPr>
          <w:trHeight w:val="20"/>
        </w:trPr>
        <w:tc>
          <w:tcPr>
            <w:tcW w:w="2307" w:type="pct"/>
            <w:hideMark/>
          </w:tcPr>
          <w:p w14:paraId="17F24971" w14:textId="77777777" w:rsidR="001A1E2A" w:rsidRPr="001A1E2A" w:rsidRDefault="001A1E2A" w:rsidP="0045115B">
            <w:pPr>
              <w:contextualSpacing/>
              <w:jc w:val="right"/>
            </w:pPr>
            <w:r w:rsidRPr="001A1E2A">
              <w:t>CoD</w:t>
            </w:r>
          </w:p>
        </w:tc>
        <w:tc>
          <w:tcPr>
            <w:tcW w:w="914" w:type="pct"/>
            <w:hideMark/>
          </w:tcPr>
          <w:p w14:paraId="44F82667" w14:textId="77777777" w:rsidR="001A1E2A" w:rsidRPr="001A1E2A" w:rsidRDefault="001A1E2A" w:rsidP="001A1E2A">
            <w:pPr>
              <w:contextualSpacing/>
            </w:pPr>
            <w:r w:rsidRPr="001A1E2A">
              <w:t>3</w:t>
            </w:r>
          </w:p>
        </w:tc>
        <w:tc>
          <w:tcPr>
            <w:tcW w:w="866" w:type="pct"/>
            <w:hideMark/>
          </w:tcPr>
          <w:p w14:paraId="7EE619A7" w14:textId="77777777" w:rsidR="001A1E2A" w:rsidRPr="001A1E2A" w:rsidRDefault="001A1E2A" w:rsidP="001A1E2A">
            <w:pPr>
              <w:contextualSpacing/>
            </w:pPr>
            <w:r w:rsidRPr="001A1E2A">
              <w:t>125</w:t>
            </w:r>
          </w:p>
        </w:tc>
        <w:tc>
          <w:tcPr>
            <w:tcW w:w="912" w:type="pct"/>
            <w:hideMark/>
          </w:tcPr>
          <w:p w14:paraId="5C730C82" w14:textId="77777777" w:rsidR="001A1E2A" w:rsidRPr="001A1E2A" w:rsidRDefault="001A1E2A" w:rsidP="001A1E2A">
            <w:pPr>
              <w:contextualSpacing/>
            </w:pPr>
            <w:r w:rsidRPr="001A1E2A">
              <w:t>220</w:t>
            </w:r>
          </w:p>
        </w:tc>
      </w:tr>
      <w:tr w:rsidR="001A1E2A" w:rsidRPr="001A1E2A" w14:paraId="69BF973F" w14:textId="77777777" w:rsidTr="00BF4671">
        <w:trPr>
          <w:trHeight w:val="20"/>
        </w:trPr>
        <w:tc>
          <w:tcPr>
            <w:tcW w:w="2307" w:type="pct"/>
            <w:hideMark/>
          </w:tcPr>
          <w:p w14:paraId="3FCD061F" w14:textId="77777777" w:rsidR="001A1E2A" w:rsidRPr="001A1E2A" w:rsidRDefault="001A1E2A" w:rsidP="0045115B">
            <w:pPr>
              <w:contextualSpacing/>
              <w:jc w:val="right"/>
            </w:pPr>
            <w:r w:rsidRPr="001A1E2A">
              <w:rPr>
                <w:b/>
                <w:bCs/>
              </w:rPr>
              <w:t>Medical / family history</w:t>
            </w:r>
          </w:p>
        </w:tc>
        <w:tc>
          <w:tcPr>
            <w:tcW w:w="914" w:type="pct"/>
            <w:hideMark/>
          </w:tcPr>
          <w:p w14:paraId="3770992C" w14:textId="77777777" w:rsidR="001A1E2A" w:rsidRPr="001A1E2A" w:rsidRDefault="001A1E2A" w:rsidP="001A1E2A">
            <w:pPr>
              <w:contextualSpacing/>
            </w:pPr>
          </w:p>
        </w:tc>
        <w:tc>
          <w:tcPr>
            <w:tcW w:w="866" w:type="pct"/>
            <w:hideMark/>
          </w:tcPr>
          <w:p w14:paraId="75B0F284" w14:textId="77777777" w:rsidR="001A1E2A" w:rsidRPr="001A1E2A" w:rsidRDefault="001A1E2A" w:rsidP="001A1E2A">
            <w:pPr>
              <w:contextualSpacing/>
            </w:pPr>
          </w:p>
        </w:tc>
        <w:tc>
          <w:tcPr>
            <w:tcW w:w="912" w:type="pct"/>
            <w:hideMark/>
          </w:tcPr>
          <w:p w14:paraId="2054A160" w14:textId="77777777" w:rsidR="001A1E2A" w:rsidRPr="001A1E2A" w:rsidRDefault="001A1E2A" w:rsidP="001A1E2A">
            <w:pPr>
              <w:contextualSpacing/>
            </w:pPr>
          </w:p>
        </w:tc>
      </w:tr>
      <w:tr w:rsidR="00BF4671" w:rsidRPr="001A1E2A" w14:paraId="1825785A" w14:textId="77777777" w:rsidTr="00BF4671">
        <w:trPr>
          <w:trHeight w:val="20"/>
        </w:trPr>
        <w:tc>
          <w:tcPr>
            <w:tcW w:w="2307" w:type="pct"/>
            <w:hideMark/>
          </w:tcPr>
          <w:p w14:paraId="761A2EA4" w14:textId="77777777" w:rsidR="001A1E2A" w:rsidRPr="001A1E2A" w:rsidRDefault="001A1E2A" w:rsidP="0045115B">
            <w:pPr>
              <w:contextualSpacing/>
              <w:jc w:val="right"/>
            </w:pPr>
            <w:r w:rsidRPr="001A1E2A">
              <w:t>MHx</w:t>
            </w:r>
          </w:p>
        </w:tc>
        <w:tc>
          <w:tcPr>
            <w:tcW w:w="914" w:type="pct"/>
            <w:hideMark/>
          </w:tcPr>
          <w:p w14:paraId="657C32DA" w14:textId="77777777" w:rsidR="001A1E2A" w:rsidRPr="001A1E2A" w:rsidRDefault="001A1E2A" w:rsidP="001A1E2A">
            <w:pPr>
              <w:contextualSpacing/>
            </w:pPr>
            <w:r w:rsidRPr="001A1E2A">
              <w:t>2,304</w:t>
            </w:r>
          </w:p>
        </w:tc>
        <w:tc>
          <w:tcPr>
            <w:tcW w:w="866" w:type="pct"/>
            <w:hideMark/>
          </w:tcPr>
          <w:p w14:paraId="68B7B6F9" w14:textId="77777777" w:rsidR="001A1E2A" w:rsidRPr="001A1E2A" w:rsidRDefault="001A1E2A" w:rsidP="001A1E2A">
            <w:pPr>
              <w:contextualSpacing/>
            </w:pPr>
            <w:r w:rsidRPr="001A1E2A">
              <w:t>755</w:t>
            </w:r>
          </w:p>
        </w:tc>
        <w:tc>
          <w:tcPr>
            <w:tcW w:w="912" w:type="pct"/>
            <w:hideMark/>
          </w:tcPr>
          <w:p w14:paraId="6AF3703B" w14:textId="77777777" w:rsidR="001A1E2A" w:rsidRPr="001A1E2A" w:rsidRDefault="001A1E2A" w:rsidP="001A1E2A">
            <w:pPr>
              <w:contextualSpacing/>
            </w:pPr>
            <w:r w:rsidRPr="001A1E2A">
              <w:t>2,830</w:t>
            </w:r>
          </w:p>
        </w:tc>
      </w:tr>
      <w:tr w:rsidR="001A1E2A" w:rsidRPr="001A1E2A" w14:paraId="0D30AC26" w14:textId="77777777" w:rsidTr="00BF4671">
        <w:trPr>
          <w:trHeight w:val="20"/>
        </w:trPr>
        <w:tc>
          <w:tcPr>
            <w:tcW w:w="2307" w:type="pct"/>
            <w:hideMark/>
          </w:tcPr>
          <w:p w14:paraId="7086E457" w14:textId="77777777" w:rsidR="001A1E2A" w:rsidRPr="001A1E2A" w:rsidRDefault="001A1E2A" w:rsidP="0045115B">
            <w:pPr>
              <w:contextualSpacing/>
              <w:jc w:val="right"/>
            </w:pPr>
            <w:r w:rsidRPr="001A1E2A">
              <w:t>FHx</w:t>
            </w:r>
          </w:p>
        </w:tc>
        <w:tc>
          <w:tcPr>
            <w:tcW w:w="914" w:type="pct"/>
            <w:hideMark/>
          </w:tcPr>
          <w:p w14:paraId="01F2E109" w14:textId="77777777" w:rsidR="001A1E2A" w:rsidRPr="001A1E2A" w:rsidRDefault="001A1E2A" w:rsidP="001A1E2A">
            <w:pPr>
              <w:contextualSpacing/>
            </w:pPr>
            <w:r w:rsidRPr="001A1E2A">
              <w:t>105</w:t>
            </w:r>
          </w:p>
        </w:tc>
        <w:tc>
          <w:tcPr>
            <w:tcW w:w="866" w:type="pct"/>
            <w:hideMark/>
          </w:tcPr>
          <w:p w14:paraId="5DAFBA75" w14:textId="77777777" w:rsidR="001A1E2A" w:rsidRPr="001A1E2A" w:rsidRDefault="001A1E2A" w:rsidP="001A1E2A">
            <w:pPr>
              <w:contextualSpacing/>
            </w:pPr>
            <w:r w:rsidRPr="001A1E2A">
              <w:t>22</w:t>
            </w:r>
          </w:p>
        </w:tc>
        <w:tc>
          <w:tcPr>
            <w:tcW w:w="912" w:type="pct"/>
            <w:hideMark/>
          </w:tcPr>
          <w:p w14:paraId="39911072" w14:textId="77777777" w:rsidR="001A1E2A" w:rsidRPr="001A1E2A" w:rsidRDefault="001A1E2A" w:rsidP="001A1E2A">
            <w:pPr>
              <w:contextualSpacing/>
            </w:pPr>
            <w:r w:rsidRPr="001A1E2A">
              <w:t>24</w:t>
            </w:r>
          </w:p>
        </w:tc>
      </w:tr>
      <w:tr w:rsidR="00BF4671" w:rsidRPr="001A1E2A" w14:paraId="41421B0A" w14:textId="77777777" w:rsidTr="00BF4671">
        <w:trPr>
          <w:trHeight w:val="20"/>
        </w:trPr>
        <w:tc>
          <w:tcPr>
            <w:tcW w:w="2307" w:type="pct"/>
            <w:hideMark/>
          </w:tcPr>
          <w:p w14:paraId="1F48F344" w14:textId="77777777" w:rsidR="001A1E2A" w:rsidRPr="001A1E2A" w:rsidRDefault="001A1E2A" w:rsidP="0045115B">
            <w:pPr>
              <w:contextualSpacing/>
              <w:jc w:val="right"/>
            </w:pPr>
            <w:r w:rsidRPr="001A1E2A">
              <w:rPr>
                <w:b/>
                <w:bCs/>
              </w:rPr>
              <w:t>Demographics</w:t>
            </w:r>
          </w:p>
        </w:tc>
        <w:tc>
          <w:tcPr>
            <w:tcW w:w="914" w:type="pct"/>
            <w:hideMark/>
          </w:tcPr>
          <w:p w14:paraId="4CA939CA" w14:textId="77777777" w:rsidR="001A1E2A" w:rsidRPr="001A1E2A" w:rsidRDefault="001A1E2A" w:rsidP="001A1E2A">
            <w:pPr>
              <w:contextualSpacing/>
            </w:pPr>
          </w:p>
        </w:tc>
        <w:tc>
          <w:tcPr>
            <w:tcW w:w="866" w:type="pct"/>
            <w:hideMark/>
          </w:tcPr>
          <w:p w14:paraId="131ADC2B" w14:textId="77777777" w:rsidR="001A1E2A" w:rsidRPr="001A1E2A" w:rsidRDefault="001A1E2A" w:rsidP="001A1E2A">
            <w:pPr>
              <w:contextualSpacing/>
            </w:pPr>
          </w:p>
        </w:tc>
        <w:tc>
          <w:tcPr>
            <w:tcW w:w="912" w:type="pct"/>
            <w:hideMark/>
          </w:tcPr>
          <w:p w14:paraId="087D12AD" w14:textId="77777777" w:rsidR="001A1E2A" w:rsidRPr="001A1E2A" w:rsidRDefault="001A1E2A" w:rsidP="001A1E2A">
            <w:pPr>
              <w:contextualSpacing/>
            </w:pPr>
          </w:p>
        </w:tc>
      </w:tr>
      <w:tr w:rsidR="001A1E2A" w:rsidRPr="001A1E2A" w14:paraId="049EC702" w14:textId="77777777" w:rsidTr="00BF4671">
        <w:trPr>
          <w:trHeight w:val="20"/>
        </w:trPr>
        <w:tc>
          <w:tcPr>
            <w:tcW w:w="2307" w:type="pct"/>
            <w:hideMark/>
          </w:tcPr>
          <w:p w14:paraId="20141E35" w14:textId="77777777" w:rsidR="001A1E2A" w:rsidRPr="001A1E2A" w:rsidRDefault="001A1E2A" w:rsidP="0045115B">
            <w:pPr>
              <w:contextualSpacing/>
              <w:jc w:val="right"/>
            </w:pPr>
            <w:r w:rsidRPr="001A1E2A">
              <w:t>Age</w:t>
            </w:r>
          </w:p>
        </w:tc>
        <w:tc>
          <w:tcPr>
            <w:tcW w:w="914" w:type="pct"/>
            <w:hideMark/>
          </w:tcPr>
          <w:p w14:paraId="3ED7AD59" w14:textId="77777777" w:rsidR="001A1E2A" w:rsidRPr="001A1E2A" w:rsidRDefault="001A1E2A" w:rsidP="001A1E2A">
            <w:pPr>
              <w:contextualSpacing/>
            </w:pPr>
            <w:r w:rsidRPr="001A1E2A">
              <w:t>787</w:t>
            </w:r>
          </w:p>
        </w:tc>
        <w:tc>
          <w:tcPr>
            <w:tcW w:w="866" w:type="pct"/>
            <w:hideMark/>
          </w:tcPr>
          <w:p w14:paraId="7321FDDB" w14:textId="77777777" w:rsidR="001A1E2A" w:rsidRPr="001A1E2A" w:rsidRDefault="001A1E2A" w:rsidP="001A1E2A">
            <w:pPr>
              <w:contextualSpacing/>
            </w:pPr>
            <w:r w:rsidRPr="001A1E2A">
              <w:t>n/a</w:t>
            </w:r>
          </w:p>
        </w:tc>
        <w:tc>
          <w:tcPr>
            <w:tcW w:w="912" w:type="pct"/>
            <w:hideMark/>
          </w:tcPr>
          <w:p w14:paraId="7A14A22E" w14:textId="77777777" w:rsidR="001A1E2A" w:rsidRPr="001A1E2A" w:rsidRDefault="001A1E2A" w:rsidP="001A1E2A">
            <w:pPr>
              <w:contextualSpacing/>
            </w:pPr>
            <w:r w:rsidRPr="001A1E2A">
              <w:t>811</w:t>
            </w:r>
          </w:p>
        </w:tc>
      </w:tr>
      <w:tr w:rsidR="00BF4671" w:rsidRPr="001A1E2A" w14:paraId="77579CE6" w14:textId="77777777" w:rsidTr="00BF4671">
        <w:trPr>
          <w:trHeight w:val="20"/>
        </w:trPr>
        <w:tc>
          <w:tcPr>
            <w:tcW w:w="2307" w:type="pct"/>
            <w:hideMark/>
          </w:tcPr>
          <w:p w14:paraId="5A455AC9" w14:textId="77777777" w:rsidR="001A1E2A" w:rsidRPr="001A1E2A" w:rsidRDefault="001A1E2A" w:rsidP="0045115B">
            <w:pPr>
              <w:contextualSpacing/>
              <w:jc w:val="right"/>
            </w:pPr>
            <w:r w:rsidRPr="001A1E2A">
              <w:t>Sex</w:t>
            </w:r>
          </w:p>
        </w:tc>
        <w:tc>
          <w:tcPr>
            <w:tcW w:w="914" w:type="pct"/>
            <w:hideMark/>
          </w:tcPr>
          <w:p w14:paraId="31B8C0AA" w14:textId="77777777" w:rsidR="001A1E2A" w:rsidRPr="001A1E2A" w:rsidRDefault="001A1E2A" w:rsidP="001A1E2A">
            <w:pPr>
              <w:contextualSpacing/>
            </w:pPr>
            <w:r w:rsidRPr="001A1E2A">
              <w:t>768</w:t>
            </w:r>
          </w:p>
        </w:tc>
        <w:tc>
          <w:tcPr>
            <w:tcW w:w="866" w:type="pct"/>
            <w:hideMark/>
          </w:tcPr>
          <w:p w14:paraId="17C405F6" w14:textId="77777777" w:rsidR="001A1E2A" w:rsidRPr="001A1E2A" w:rsidRDefault="001A1E2A" w:rsidP="001A1E2A">
            <w:pPr>
              <w:contextualSpacing/>
            </w:pPr>
            <w:r w:rsidRPr="001A1E2A">
              <w:t>n/a</w:t>
            </w:r>
          </w:p>
        </w:tc>
        <w:tc>
          <w:tcPr>
            <w:tcW w:w="912" w:type="pct"/>
            <w:hideMark/>
          </w:tcPr>
          <w:p w14:paraId="56257DCA" w14:textId="77777777" w:rsidR="001A1E2A" w:rsidRPr="001A1E2A" w:rsidRDefault="001A1E2A" w:rsidP="001A1E2A">
            <w:pPr>
              <w:contextualSpacing/>
            </w:pPr>
            <w:r w:rsidRPr="001A1E2A">
              <w:t>768</w:t>
            </w:r>
          </w:p>
        </w:tc>
      </w:tr>
    </w:tbl>
    <w:p w14:paraId="042F84E6" w14:textId="45A4BD4D" w:rsidR="007D7591" w:rsidRPr="00C20936" w:rsidRDefault="007D7591" w:rsidP="007D7591">
      <w:pPr>
        <w:rPr>
          <w:ins w:id="257" w:author="Wu, Leihong" w:date="2026-08-28T14:00:00Z" w16du:dateUtc="2026-08-28T19:00:00Z"/>
          <w:sz w:val="20"/>
          <w:szCs w:val="20"/>
        </w:rPr>
      </w:pPr>
      <w:ins w:id="258" w:author="Wu, Leihong" w:date="2026-08-28T14:00:00Z" w16du:dateUtc="2026-08-28T19:00:00Z">
        <w:r w:rsidRPr="00C20936">
          <w:rPr>
            <w:sz w:val="20"/>
            <w:szCs w:val="20"/>
          </w:rPr>
          <w:t xml:space="preserve">  - † ETHER does not distinguish drug roles</w:t>
        </w:r>
      </w:ins>
      <w:ins w:id="259" w:author="Wu, Leihong" w:date="2026-08-28T14:15:00Z" w16du:dateUtc="2026-08-28T19:15:00Z">
        <w:r w:rsidR="003A5C54">
          <w:rPr>
            <w:sz w:val="20"/>
            <w:szCs w:val="20"/>
          </w:rPr>
          <w:t xml:space="preserve"> or AE types</w:t>
        </w:r>
      </w:ins>
      <w:ins w:id="260" w:author="Wu, Leihong" w:date="2026-08-28T14:00:00Z" w16du:dateUtc="2026-08-28T19:00:00Z">
        <w:r w:rsidRPr="00C20936">
          <w:rPr>
            <w:sz w:val="20"/>
            <w:szCs w:val="20"/>
          </w:rPr>
          <w:t xml:space="preserve"> — all drug </w:t>
        </w:r>
      </w:ins>
      <w:ins w:id="261" w:author="Wu, Leihong" w:date="2026-08-28T14:15:00Z" w16du:dateUtc="2026-08-28T19:15:00Z">
        <w:r w:rsidR="003A5C54">
          <w:rPr>
            <w:sz w:val="20"/>
            <w:szCs w:val="20"/>
          </w:rPr>
          <w:t xml:space="preserve">and AE </w:t>
        </w:r>
      </w:ins>
      <w:ins w:id="262" w:author="Wu, Leihong" w:date="2026-08-28T14:00:00Z" w16du:dateUtc="2026-08-28T19:00:00Z">
        <w:r w:rsidRPr="00C20936">
          <w:rPr>
            <w:sz w:val="20"/>
            <w:szCs w:val="20"/>
          </w:rPr>
          <w:t>mentions are output under a single DRUG tag (17,</w:t>
        </w:r>
      </w:ins>
      <w:ins w:id="263" w:author="Wu, Leihong" w:date="2026-08-28T14:15:00Z" w16du:dateUtc="2026-08-28T19:15:00Z">
        <w:r w:rsidR="003A5C54">
          <w:rPr>
            <w:sz w:val="20"/>
            <w:szCs w:val="20"/>
          </w:rPr>
          <w:t>164</w:t>
        </w:r>
      </w:ins>
      <w:ins w:id="264" w:author="Wu, Leihong" w:date="2026-08-28T14:00:00Z" w16du:dateUtc="2026-08-28T19:00:00Z">
        <w:r w:rsidRPr="00C20936">
          <w:rPr>
            <w:sz w:val="20"/>
            <w:szCs w:val="20"/>
          </w:rPr>
          <w:t>3)</w:t>
        </w:r>
      </w:ins>
      <w:ins w:id="265" w:author="Wu, Leihong" w:date="2026-08-28T14:15:00Z" w16du:dateUtc="2026-08-28T19:15:00Z">
        <w:r w:rsidR="003A5C54">
          <w:rPr>
            <w:sz w:val="20"/>
            <w:szCs w:val="20"/>
          </w:rPr>
          <w:t xml:space="preserve"> and AE tag (25031)</w:t>
        </w:r>
      </w:ins>
      <w:ins w:id="266" w:author="Wu, Leihong" w:date="2026-08-28T14:00:00Z" w16du:dateUtc="2026-08-28T19:00:00Z">
        <w:r w:rsidRPr="00C20936">
          <w:rPr>
            <w:sz w:val="20"/>
            <w:szCs w:val="20"/>
          </w:rPr>
          <w:t xml:space="preserve">. </w:t>
        </w:r>
      </w:ins>
    </w:p>
    <w:p w14:paraId="16F5F73A" w14:textId="77777777" w:rsidR="00ED2FB0" w:rsidRDefault="00ED2FB0" w:rsidP="00853583"/>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337"/>
        <w:gridCol w:w="1337"/>
        <w:gridCol w:w="1337"/>
        <w:gridCol w:w="1337"/>
        <w:gridCol w:w="1337"/>
        <w:gridCol w:w="1337"/>
        <w:gridCol w:w="1337"/>
      </w:tblGrid>
      <w:tr>
        <w:tc>
          <w:tcPr>
            <w:tcW w:type="dxa" w:w="1584"/>
            <w:shd w:fill="F2F4F8"/>
            <w:tcMar>
              <w:top w:w="80" w:type="dxa"/>
              <w:bottom w:w="80" w:type="dxa"/>
              <w:left w:w="120" w:type="dxa"/>
              <w:right w:w="120" w:type="dxa"/>
            </w:tcMar>
            <w:vAlign w:val="center"/>
          </w:tcPr>
          <w:p>
            <w:pPr>
              <w:spacing w:before="40" w:after="40"/>
              <w:jc w:val="center"/>
            </w:pPr>
            <w:r/>
            <w:r>
              <w:rPr>
                <w:rFonts w:ascii="Arial" w:hAnsi="Arial"/>
                <w:b/>
                <w:color w:val="111111"/>
                <w:sz w:val="17"/>
              </w:rPr>
              <w:t>Category</w:t>
            </w:r>
          </w:p>
        </w:tc>
        <w:tc>
          <w:tcPr>
            <w:tcW w:type="dxa" w:w="1440"/>
            <w:shd w:fill="F2F4F8"/>
            <w:tcMar>
              <w:top w:w="80" w:type="dxa"/>
              <w:bottom w:w="80" w:type="dxa"/>
              <w:left w:w="120" w:type="dxa"/>
              <w:right w:w="120" w:type="dxa"/>
            </w:tcMar>
            <w:vAlign w:val="center"/>
          </w:tcPr>
          <w:p>
            <w:pPr>
              <w:spacing w:before="40" w:after="40"/>
              <w:jc w:val="center"/>
            </w:pPr>
            <w:r/>
            <w:r>
              <w:rPr>
                <w:rFonts w:ascii="Arial" w:hAnsi="Arial"/>
                <w:b/>
                <w:color w:val="111111"/>
                <w:sz w:val="17"/>
              </w:rPr>
              <w:t>BioBERT (Strict)</w:t>
            </w:r>
          </w:p>
        </w:tc>
        <w:tc>
          <w:tcPr>
            <w:tcW w:type="dxa" w:w="1440"/>
            <w:shd w:fill="F2F4F8"/>
            <w:tcMar>
              <w:top w:w="80" w:type="dxa"/>
              <w:bottom w:w="80" w:type="dxa"/>
              <w:left w:w="120" w:type="dxa"/>
              <w:right w:w="120" w:type="dxa"/>
            </w:tcMar>
            <w:vAlign w:val="center"/>
          </w:tcPr>
          <w:p>
            <w:pPr>
              <w:spacing w:before="40" w:after="40"/>
              <w:jc w:val="center"/>
            </w:pPr>
            <w:r/>
            <w:r>
              <w:rPr>
                <w:rFonts w:ascii="Arial" w:hAnsi="Arial"/>
                <w:b/>
                <w:color w:val="111111"/>
                <w:sz w:val="17"/>
              </w:rPr>
              <w:t>LLaMA 4 (Strict)</w:t>
            </w:r>
          </w:p>
        </w:tc>
        <w:tc>
          <w:tcPr>
            <w:tcW w:type="dxa" w:w="1584"/>
            <w:shd w:fill="F2F4F8"/>
            <w:tcMar>
              <w:top w:w="80" w:type="dxa"/>
              <w:bottom w:w="80" w:type="dxa"/>
              <w:left w:w="120" w:type="dxa"/>
              <w:right w:w="120" w:type="dxa"/>
            </w:tcMar>
            <w:vAlign w:val="center"/>
          </w:tcPr>
          <w:p>
            <w:pPr>
              <w:spacing w:before="40" w:after="40"/>
              <w:jc w:val="center"/>
            </w:pPr>
            <w:r/>
            <w:r>
              <w:rPr>
                <w:rFonts w:ascii="Arial" w:hAnsi="Arial"/>
                <w:b/>
                <w:color w:val="111111"/>
                <w:sz w:val="17"/>
              </w:rPr>
              <w:t>Claude Sonnet (Strict)</w:t>
            </w:r>
          </w:p>
        </w:tc>
        <w:tc>
          <w:tcPr>
            <w:tcW w:type="dxa" w:w="1440"/>
            <w:shd w:fill="F2F4F8"/>
            <w:tcMar>
              <w:top w:w="80" w:type="dxa"/>
              <w:bottom w:w="80" w:type="dxa"/>
              <w:left w:w="120" w:type="dxa"/>
              <w:right w:w="120" w:type="dxa"/>
            </w:tcMar>
            <w:vAlign w:val="center"/>
          </w:tcPr>
          <w:p>
            <w:pPr>
              <w:spacing w:before="40" w:after="40"/>
              <w:jc w:val="center"/>
            </w:pPr>
            <w:r/>
            <w:r>
              <w:rPr>
                <w:rFonts w:ascii="Arial" w:hAnsi="Arial"/>
                <w:b/>
                <w:color w:val="111111"/>
                <w:sz w:val="17"/>
              </w:rPr>
              <w:t>BioBERT (Adapted)</w:t>
            </w:r>
          </w:p>
        </w:tc>
        <w:tc>
          <w:tcPr>
            <w:tcW w:type="dxa" w:w="1440"/>
            <w:shd w:fill="F2F4F8"/>
            <w:tcMar>
              <w:top w:w="80" w:type="dxa"/>
              <w:bottom w:w="80" w:type="dxa"/>
              <w:left w:w="120" w:type="dxa"/>
              <w:right w:w="120" w:type="dxa"/>
            </w:tcMar>
            <w:vAlign w:val="center"/>
          </w:tcPr>
          <w:p>
            <w:pPr>
              <w:spacing w:before="40" w:after="40"/>
              <w:jc w:val="center"/>
            </w:pPr>
            <w:r/>
            <w:r>
              <w:rPr>
                <w:rFonts w:ascii="Arial" w:hAnsi="Arial"/>
                <w:b/>
                <w:color w:val="111111"/>
                <w:sz w:val="17"/>
              </w:rPr>
              <w:t>LLaMA 4 (Adapted)</w:t>
            </w:r>
          </w:p>
        </w:tc>
        <w:tc>
          <w:tcPr>
            <w:tcW w:type="dxa" w:w="1584"/>
            <w:shd w:fill="F2F4F8"/>
            <w:tcMar>
              <w:top w:w="80" w:type="dxa"/>
              <w:bottom w:w="80" w:type="dxa"/>
              <w:left w:w="120" w:type="dxa"/>
              <w:right w:w="120" w:type="dxa"/>
            </w:tcMar>
            <w:vAlign w:val="center"/>
          </w:tcPr>
          <w:p>
            <w:pPr>
              <w:spacing w:before="40" w:after="40"/>
              <w:jc w:val="center"/>
            </w:pPr>
            <w:r/>
            <w:r>
              <w:rPr>
                <w:rFonts w:ascii="Arial" w:hAnsi="Arial"/>
                <w:b/>
                <w:color w:val="111111"/>
                <w:sz w:val="17"/>
              </w:rPr>
              <w:t>Claude Sonnet (Adapted)</w:t>
            </w:r>
          </w:p>
        </w:tc>
      </w:tr>
      <w:tr>
        <w:tc>
          <w:tcPr>
            <w:tcW w:type="dxa" w:w="1584"/>
            <w:shd w:fill="FFFFFF"/>
            <w:tcMar>
              <w:top w:w="80" w:type="dxa"/>
              <w:bottom w:w="80" w:type="dxa"/>
              <w:left w:w="120" w:type="dxa"/>
              <w:right w:w="120" w:type="dxa"/>
            </w:tcMar>
            <w:vAlign w:val="center"/>
          </w:tcPr>
          <w:p>
            <w:pPr>
              <w:spacing w:before="40" w:after="40"/>
              <w:jc w:val="left"/>
            </w:pPr>
            <w:r/>
            <w:r>
              <w:rPr>
                <w:rFonts w:ascii="Arial" w:hAnsi="Arial"/>
                <w:b/>
                <w:color w:val="222222"/>
                <w:sz w:val="17"/>
              </w:rPr>
              <w:t>AE</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0.5501</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0.3703</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0.4371</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0.6865</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0.5401</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0.6120</w:t>
            </w:r>
          </w:p>
        </w:tc>
      </w:tr>
      <w:tr>
        <w:tc>
          <w:tcPr>
            <w:tcW w:type="dxa" w:w="1584"/>
            <w:shd w:fill="FBFBFB"/>
            <w:tcMar>
              <w:top w:w="80" w:type="dxa"/>
              <w:bottom w:w="80" w:type="dxa"/>
              <w:left w:w="120" w:type="dxa"/>
              <w:right w:w="120" w:type="dxa"/>
            </w:tcMar>
            <w:vAlign w:val="center"/>
          </w:tcPr>
          <w:p>
            <w:pPr>
              <w:spacing w:before="40" w:after="40"/>
              <w:jc w:val="left"/>
            </w:pPr>
            <w:r/>
            <w:r>
              <w:rPr>
                <w:rFonts w:ascii="Arial" w:hAnsi="Arial"/>
                <w:b/>
                <w:color w:val="222222"/>
                <w:sz w:val="17"/>
              </w:rPr>
              <w:t>AGE</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0.8804</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0.8037</w:t>
            </w:r>
          </w:p>
        </w:tc>
        <w:tc>
          <w:tcPr>
            <w:tcW w:type="dxa" w:w="1584"/>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0.8654</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0.8804</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0.8350</w:t>
            </w:r>
          </w:p>
        </w:tc>
        <w:tc>
          <w:tcPr>
            <w:tcW w:type="dxa" w:w="1584"/>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0.8812</w:t>
            </w:r>
          </w:p>
        </w:tc>
      </w:tr>
      <w:tr>
        <w:tc>
          <w:tcPr>
            <w:tcW w:type="dxa" w:w="1584"/>
            <w:shd w:fill="FFFFFF"/>
            <w:tcMar>
              <w:top w:w="80" w:type="dxa"/>
              <w:bottom w:w="80" w:type="dxa"/>
              <w:left w:w="120" w:type="dxa"/>
              <w:right w:w="120" w:type="dxa"/>
            </w:tcMar>
            <w:vAlign w:val="center"/>
          </w:tcPr>
          <w:p>
            <w:pPr>
              <w:spacing w:before="40" w:after="40"/>
              <w:jc w:val="left"/>
            </w:pPr>
            <w:r/>
            <w:r>
              <w:rPr>
                <w:rFonts w:ascii="Arial" w:hAnsi="Arial"/>
                <w:b/>
                <w:color w:val="222222"/>
                <w:sz w:val="17"/>
              </w:rPr>
              <w:t>COD</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0.3650</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0.0526</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0.0833</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0.4120</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0.1429</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0.2222</w:t>
            </w:r>
          </w:p>
        </w:tc>
      </w:tr>
      <w:tr>
        <w:tc>
          <w:tcPr>
            <w:tcW w:type="dxa" w:w="1584"/>
            <w:shd w:fill="FBFBFB"/>
            <w:tcMar>
              <w:top w:w="80" w:type="dxa"/>
              <w:bottom w:w="80" w:type="dxa"/>
              <w:left w:w="120" w:type="dxa"/>
              <w:right w:w="120" w:type="dxa"/>
            </w:tcMar>
            <w:vAlign w:val="center"/>
          </w:tcPr>
          <w:p>
            <w:pPr>
              <w:spacing w:before="40" w:after="40"/>
              <w:jc w:val="left"/>
            </w:pPr>
            <w:r/>
            <w:r>
              <w:rPr>
                <w:rFonts w:ascii="Arial" w:hAnsi="Arial"/>
                <w:b/>
                <w:color w:val="222222"/>
                <w:sz w:val="17"/>
              </w:rPr>
              <w:t>DOSE</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0.5542</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0.3644</w:t>
            </w:r>
          </w:p>
        </w:tc>
        <w:tc>
          <w:tcPr>
            <w:tcW w:type="dxa" w:w="1584"/>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0.4891</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0.7810</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0.6210</w:t>
            </w:r>
          </w:p>
        </w:tc>
        <w:tc>
          <w:tcPr>
            <w:tcW w:type="dxa" w:w="1584"/>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0.7105</w:t>
            </w:r>
          </w:p>
        </w:tc>
      </w:tr>
      <w:tr>
        <w:tc>
          <w:tcPr>
            <w:tcW w:type="dxa" w:w="1584"/>
            <w:shd w:fill="FFFFFF"/>
            <w:tcMar>
              <w:top w:w="80" w:type="dxa"/>
              <w:bottom w:w="80" w:type="dxa"/>
              <w:left w:w="120" w:type="dxa"/>
              <w:right w:w="120" w:type="dxa"/>
            </w:tcMar>
            <w:vAlign w:val="center"/>
          </w:tcPr>
          <w:p>
            <w:pPr>
              <w:spacing w:before="40" w:after="40"/>
              <w:jc w:val="left"/>
            </w:pPr>
            <w:r/>
            <w:r>
              <w:rPr>
                <w:rFonts w:ascii="Arial" w:hAnsi="Arial"/>
                <w:b/>
                <w:color w:val="222222"/>
                <w:sz w:val="17"/>
              </w:rPr>
              <w:t>DRUG</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0.5502</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0.5403</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0.5912</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0.6904</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0.6750</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0.7410</w:t>
            </w:r>
          </w:p>
        </w:tc>
      </w:tr>
      <w:tr>
        <w:tc>
          <w:tcPr>
            <w:tcW w:type="dxa" w:w="1584"/>
            <w:shd w:fill="FBFBFB"/>
            <w:tcMar>
              <w:top w:w="80" w:type="dxa"/>
              <w:bottom w:w="80" w:type="dxa"/>
              <w:left w:w="120" w:type="dxa"/>
              <w:right w:w="120" w:type="dxa"/>
            </w:tcMar>
            <w:vAlign w:val="center"/>
          </w:tcPr>
          <w:p>
            <w:pPr>
              <w:spacing w:before="40" w:after="40"/>
              <w:jc w:val="left"/>
            </w:pPr>
            <w:r/>
            <w:r>
              <w:rPr>
                <w:rFonts w:ascii="Arial" w:hAnsi="Arial"/>
                <w:b/>
                <w:color w:val="222222"/>
                <w:sz w:val="17"/>
              </w:rPr>
              <w:t>DX</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0.3340</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0.1345</w:t>
            </w:r>
          </w:p>
        </w:tc>
        <w:tc>
          <w:tcPr>
            <w:tcW w:type="dxa" w:w="1584"/>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0.2014</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0.4850</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0.3120</w:t>
            </w:r>
          </w:p>
        </w:tc>
        <w:tc>
          <w:tcPr>
            <w:tcW w:type="dxa" w:w="1584"/>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0.4150</w:t>
            </w:r>
          </w:p>
        </w:tc>
      </w:tr>
      <w:tr>
        <w:tc>
          <w:tcPr>
            <w:tcW w:type="dxa" w:w="1584"/>
            <w:shd w:fill="FFFFFF"/>
            <w:tcMar>
              <w:top w:w="80" w:type="dxa"/>
              <w:bottom w:w="80" w:type="dxa"/>
              <w:left w:w="120" w:type="dxa"/>
              <w:right w:w="120" w:type="dxa"/>
            </w:tcMar>
            <w:vAlign w:val="center"/>
          </w:tcPr>
          <w:p>
            <w:pPr>
              <w:spacing w:before="40" w:after="40"/>
              <w:jc w:val="left"/>
            </w:pPr>
            <w:r/>
            <w:r>
              <w:rPr>
                <w:rFonts w:ascii="Arial" w:hAnsi="Arial"/>
                <w:b/>
                <w:color w:val="222222"/>
                <w:sz w:val="17"/>
              </w:rPr>
              <w:t>HX</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0.4771</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0.3540</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0.4210</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0.6102</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0.4912</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0.5640</w:t>
            </w:r>
          </w:p>
        </w:tc>
      </w:tr>
      <w:tr>
        <w:tc>
          <w:tcPr>
            <w:tcW w:type="dxa" w:w="1584"/>
            <w:shd w:fill="FBFBFB"/>
            <w:tcMar>
              <w:top w:w="80" w:type="dxa"/>
              <w:bottom w:w="80" w:type="dxa"/>
              <w:left w:w="120" w:type="dxa"/>
              <w:right w:w="120" w:type="dxa"/>
            </w:tcMar>
            <w:vAlign w:val="center"/>
          </w:tcPr>
          <w:p>
            <w:pPr>
              <w:spacing w:before="40" w:after="40"/>
              <w:jc w:val="left"/>
            </w:pPr>
            <w:r/>
            <w:r>
              <w:rPr>
                <w:rFonts w:ascii="Arial" w:hAnsi="Arial"/>
                <w:b/>
                <w:color w:val="222222"/>
                <w:sz w:val="17"/>
              </w:rPr>
              <w:t>LAB</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0.5703</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0.1420</w:t>
            </w:r>
          </w:p>
        </w:tc>
        <w:tc>
          <w:tcPr>
            <w:tcW w:type="dxa" w:w="1584"/>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0.2450</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0.7205</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0.3850</w:t>
            </w:r>
          </w:p>
        </w:tc>
        <w:tc>
          <w:tcPr>
            <w:tcW w:type="dxa" w:w="1584"/>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0.5210</w:t>
            </w:r>
          </w:p>
        </w:tc>
      </w:tr>
      <w:tr>
        <w:tc>
          <w:tcPr>
            <w:tcW w:type="dxa" w:w="1584"/>
            <w:shd w:fill="FFFFFF"/>
            <w:tcMar>
              <w:top w:w="80" w:type="dxa"/>
              <w:bottom w:w="80" w:type="dxa"/>
              <w:left w:w="120" w:type="dxa"/>
              <w:right w:w="120" w:type="dxa"/>
            </w:tcMar>
            <w:vAlign w:val="center"/>
          </w:tcPr>
          <w:p>
            <w:pPr>
              <w:spacing w:before="40" w:after="40"/>
              <w:jc w:val="left"/>
            </w:pPr>
            <w:r/>
            <w:r>
              <w:rPr>
                <w:rFonts w:ascii="Arial" w:hAnsi="Arial"/>
                <w:b/>
                <w:color w:val="222222"/>
                <w:sz w:val="17"/>
              </w:rPr>
              <w:t>RO</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0.1250</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0.0210</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0.0450</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0.2100</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0.0820</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0.1250</w:t>
            </w:r>
          </w:p>
        </w:tc>
      </w:tr>
      <w:tr>
        <w:tc>
          <w:tcPr>
            <w:tcW w:type="dxa" w:w="1584"/>
            <w:shd w:fill="FBFBFB"/>
            <w:tcMar>
              <w:top w:w="80" w:type="dxa"/>
              <w:bottom w:w="80" w:type="dxa"/>
              <w:left w:w="120" w:type="dxa"/>
              <w:right w:w="120" w:type="dxa"/>
            </w:tcMar>
            <w:vAlign w:val="center"/>
          </w:tcPr>
          <w:p>
            <w:pPr>
              <w:spacing w:before="40" w:after="40"/>
              <w:jc w:val="left"/>
            </w:pPr>
            <w:r/>
            <w:r>
              <w:rPr>
                <w:rFonts w:ascii="Arial" w:hAnsi="Arial"/>
                <w:b/>
                <w:color w:val="222222"/>
                <w:sz w:val="17"/>
              </w:rPr>
              <w:t>STATUS</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0.5901</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0.0620</w:t>
            </w:r>
          </w:p>
        </w:tc>
        <w:tc>
          <w:tcPr>
            <w:tcW w:type="dxa" w:w="1584"/>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0.1140</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0.7120</w:t>
            </w:r>
          </w:p>
        </w:tc>
        <w:tc>
          <w:tcPr>
            <w:tcW w:type="dxa" w:w="1440"/>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0.1850</w:t>
            </w:r>
          </w:p>
        </w:tc>
        <w:tc>
          <w:tcPr>
            <w:tcW w:type="dxa" w:w="1584"/>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0.2910</w:t>
            </w:r>
          </w:p>
        </w:tc>
      </w:tr>
      <w:tr>
        <w:tc>
          <w:tcPr>
            <w:tcW w:type="dxa" w:w="1584"/>
            <w:shd w:fill="FFFFFF"/>
            <w:tcMar>
              <w:top w:w="80" w:type="dxa"/>
              <w:bottom w:w="80" w:type="dxa"/>
              <w:left w:w="120" w:type="dxa"/>
              <w:right w:w="120" w:type="dxa"/>
            </w:tcMar>
            <w:vAlign w:val="center"/>
          </w:tcPr>
          <w:p>
            <w:pPr>
              <w:spacing w:before="40" w:after="40"/>
              <w:jc w:val="left"/>
            </w:pPr>
            <w:r/>
            <w:r>
              <w:rPr>
                <w:rFonts w:ascii="Arial" w:hAnsi="Arial"/>
                <w:b/>
                <w:color w:val="222222"/>
                <w:sz w:val="17"/>
              </w:rPr>
              <w:t>OVERALL</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0.5258 ± 0.0097</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0.3542</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0.4222</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0.6698 ± 0.0095</w:t>
            </w:r>
          </w:p>
        </w:tc>
        <w:tc>
          <w:tcPr>
            <w:tcW w:type="dxa" w:w="1440"/>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0.5098</w:t>
            </w:r>
          </w:p>
        </w:tc>
        <w:tc>
          <w:tcPr>
            <w:tcW w:type="dxa" w:w="1584"/>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0.5786</w:t>
            </w:r>
          </w:p>
        </w:tc>
      </w:tr>
    </w:tbl>
    <w:p w14:paraId="3CABD12F" w14:textId="16C1A798" w:rsidR="00F70846" w:rsidRPr="001B5DED" w:rsidDel="00C26F4E" w:rsidRDefault="00B070AE" w:rsidP="001B5DED">
      <w:pPr>
        <w:jc w:val="center"/>
        <w:rPr>
          <w:del w:id="355" w:author="Wu, Leihong" w:date="2026-08-28T14:00:00Z" w16du:dateUtc="2026-08-28T19:00:00Z"/>
          <w:i/>
          <w:iCs/>
          <w:sz w:val="18"/>
          <w:szCs w:val="18"/>
        </w:rPr>
      </w:pPr>
      <w:del w:id="356" w:author="Wu, Leihong" w:date="2026-08-28T14:00:00Z" w16du:dateUtc="2026-08-28T19:00:00Z">
        <w:r w:rsidRPr="001B5DED" w:rsidDel="00C26F4E">
          <w:rPr>
            <w:i/>
            <w:iCs/>
            <w:sz w:val="18"/>
            <w:szCs w:val="18"/>
          </w:rPr>
          <w:delText xml:space="preserve">*ETHER did not contain </w:delText>
        </w:r>
        <w:r w:rsidR="00CD2F50" w:rsidDel="00C26F4E">
          <w:rPr>
            <w:i/>
            <w:iCs/>
            <w:sz w:val="18"/>
            <w:szCs w:val="18"/>
          </w:rPr>
          <w:delText xml:space="preserve">LAB, </w:delText>
        </w:r>
        <w:r w:rsidRPr="001B5DED" w:rsidDel="00C26F4E">
          <w:rPr>
            <w:i/>
            <w:iCs/>
            <w:sz w:val="18"/>
            <w:szCs w:val="18"/>
          </w:rPr>
          <w:delText>STATUS, AGE, SEX annotation</w:delText>
        </w:r>
        <w:r w:rsidR="00233D71" w:rsidRPr="001B5DED" w:rsidDel="00C26F4E">
          <w:rPr>
            <w:i/>
            <w:iCs/>
            <w:sz w:val="18"/>
            <w:szCs w:val="18"/>
          </w:rPr>
          <w:delText xml:space="preserve">; </w:delText>
        </w:r>
        <w:r w:rsidRPr="001B5DED" w:rsidDel="00C26F4E">
          <w:rPr>
            <w:i/>
            <w:iCs/>
            <w:sz w:val="18"/>
            <w:szCs w:val="18"/>
          </w:rPr>
          <w:delText>DOSE</w:delText>
        </w:r>
        <w:r w:rsidR="00CF0F21" w:rsidDel="00C26F4E">
          <w:rPr>
            <w:i/>
            <w:iCs/>
            <w:sz w:val="18"/>
            <w:szCs w:val="18"/>
          </w:rPr>
          <w:delText xml:space="preserve"> i</w:delText>
        </w:r>
        <w:r w:rsidR="00233D71" w:rsidRPr="001B5DED" w:rsidDel="00C26F4E">
          <w:rPr>
            <w:i/>
            <w:iCs/>
            <w:sz w:val="18"/>
            <w:szCs w:val="18"/>
          </w:rPr>
          <w:delText xml:space="preserve">s combined with </w:delText>
        </w:r>
        <w:r w:rsidRPr="001B5DED" w:rsidDel="00C26F4E">
          <w:rPr>
            <w:i/>
            <w:iCs/>
            <w:sz w:val="18"/>
            <w:szCs w:val="18"/>
          </w:rPr>
          <w:delText>DRUG</w:delText>
        </w:r>
        <w:r w:rsidR="00233D71" w:rsidRPr="001B5DED" w:rsidDel="00C26F4E">
          <w:rPr>
            <w:i/>
            <w:iCs/>
            <w:sz w:val="18"/>
            <w:szCs w:val="18"/>
          </w:rPr>
          <w:delText>.</w:delText>
        </w:r>
      </w:del>
    </w:p>
    <w:p w14:paraId="6B0CAC8D" w14:textId="77777777" w:rsidR="00B070AE" w:rsidRDefault="00B070AE" w:rsidP="00AA53A2"/>
    <w:p w14:paraId="1D4400C1" w14:textId="4AE72CCC" w:rsidR="00AD2CE2" w:rsidRDefault="00AD2CE2" w:rsidP="00AD2CE2">
      <w:pPr>
        <w:pStyle w:val="Heading2"/>
      </w:pPr>
      <w:r>
        <w:t>3.2 LLM performs significantly better than ETHER</w:t>
      </w:r>
    </w:p>
    <w:p w14:paraId="54DDB431" w14:textId="563B317D" w:rsidR="00AD2CE2" w:rsidRPr="00B671BA" w:rsidRDefault="00AD2CE2" w:rsidP="00AD2CE2">
      <w:r>
        <w:t>First, we compared two machine annotation methods</w:t>
      </w:r>
      <w:r w:rsidR="008626DC">
        <w:t xml:space="preserve">, </w:t>
      </w:r>
      <w:r>
        <w:t>LLM and ETHER</w:t>
      </w:r>
      <w:r w:rsidR="008626DC">
        <w:t xml:space="preserve">, </w:t>
      </w:r>
      <w:r>
        <w:t>against human annotations</w:t>
      </w:r>
      <w:r w:rsidR="001C2C23">
        <w:t xml:space="preserve"> as the gold standards</w:t>
      </w:r>
      <w:r>
        <w:t xml:space="preserve"> </w:t>
      </w:r>
      <w:r w:rsidRPr="00A44D6F">
        <w:t>on FAERS case series dataset</w:t>
      </w:r>
      <w:r>
        <w:t>. The goal was to assess which method more accurately replicates human-level annotation performance across common annotation types.</w:t>
      </w:r>
      <w:r>
        <w:rPr>
          <w:rFonts w:hint="eastAsia"/>
        </w:rPr>
        <w:t xml:space="preserve"> </w:t>
      </w:r>
    </w:p>
    <w:p w14:paraId="5856B1F6" w14:textId="06D8DC5F" w:rsidR="00AD2CE2" w:rsidRDefault="00AD2CE2" w:rsidP="00AD2CE2">
      <w:r>
        <w:t xml:space="preserve">As shown in </w:t>
      </w:r>
      <w:r>
        <w:rPr>
          <w:b/>
          <w:bCs/>
        </w:rPr>
        <w:t>Figure</w:t>
      </w:r>
      <w:r w:rsidRPr="006958A1">
        <w:rPr>
          <w:b/>
          <w:bCs/>
        </w:rPr>
        <w:t xml:space="preserve"> </w:t>
      </w:r>
      <w:r>
        <w:rPr>
          <w:b/>
          <w:bCs/>
        </w:rPr>
        <w:t>3</w:t>
      </w:r>
      <w:r w:rsidR="00EC62AA">
        <w:rPr>
          <w:b/>
          <w:bCs/>
        </w:rPr>
        <w:t>a</w:t>
      </w:r>
      <w:r>
        <w:t>, the zero-shot LLM demonstrated robust generalization capabilities, especially for structured biomedical concepts</w:t>
      </w:r>
      <w:r w:rsidR="00C10C08">
        <w:t xml:space="preserve"> such </w:t>
      </w:r>
      <w:r w:rsidR="00204492">
        <w:t>as</w:t>
      </w:r>
      <w:r w:rsidR="00C10C08">
        <w:t xml:space="preserve"> DRUG</w:t>
      </w:r>
      <w:r w:rsidR="00B662B8">
        <w:t xml:space="preserve"> and</w:t>
      </w:r>
      <w:r w:rsidR="00C10C08">
        <w:t xml:space="preserve"> AE</w:t>
      </w:r>
      <w:r>
        <w:t xml:space="preserve">. </w:t>
      </w:r>
      <w:r w:rsidR="00C97867">
        <w:t>O</w:t>
      </w:r>
      <w:r w:rsidR="004F006A">
        <w:t>verall</w:t>
      </w:r>
      <w:r w:rsidR="004E5E27">
        <w:t>,</w:t>
      </w:r>
      <w:r w:rsidR="004F006A">
        <w:t xml:space="preserve"> LLM outperforms ETHER in </w:t>
      </w:r>
      <w:r w:rsidR="004E5E27">
        <w:t>all categories that</w:t>
      </w:r>
      <w:r w:rsidR="004F006A">
        <w:t xml:space="preserve"> </w:t>
      </w:r>
      <w:r w:rsidR="00DA422B">
        <w:t xml:space="preserve">are </w:t>
      </w:r>
      <w:r w:rsidR="00453EFE">
        <w:t>available for</w:t>
      </w:r>
      <w:r w:rsidR="004F006A">
        <w:t xml:space="preserve"> comparisons</w:t>
      </w:r>
      <w:r w:rsidR="00EC62AA">
        <w:t xml:space="preserve"> (</w:t>
      </w:r>
      <w:r w:rsidR="00EC62AA" w:rsidRPr="00EC62AA">
        <w:rPr>
          <w:b/>
          <w:bCs/>
        </w:rPr>
        <w:t>Figure 3b</w:t>
      </w:r>
      <w:r w:rsidR="00EC62AA">
        <w:t>)</w:t>
      </w:r>
      <w:r w:rsidR="004F006A">
        <w:t xml:space="preserve">. Moreover, </w:t>
      </w:r>
      <w:r>
        <w:t xml:space="preserve">LLMs offer broader coverage </w:t>
      </w:r>
      <w:r w:rsidR="003F717F">
        <w:t xml:space="preserve">of safety concepts such as age, sex, </w:t>
      </w:r>
      <w:r w:rsidR="0026543B">
        <w:t xml:space="preserve">and </w:t>
      </w:r>
      <w:r w:rsidR="00C71BE5">
        <w:t>lab values</w:t>
      </w:r>
      <w:r w:rsidR="00D30E6D">
        <w:t xml:space="preserve">, </w:t>
      </w:r>
      <w:r w:rsidR="00C71BE5">
        <w:t xml:space="preserve">some of </w:t>
      </w:r>
      <w:r w:rsidR="00D30E6D">
        <w:t xml:space="preserve">which </w:t>
      </w:r>
      <w:r w:rsidR="00C71BE5">
        <w:t xml:space="preserve">were challenging to extract </w:t>
      </w:r>
      <w:r w:rsidR="00E32654">
        <w:t>using</w:t>
      </w:r>
      <w:r w:rsidR="00C71BE5">
        <w:t xml:space="preserve"> ETHER</w:t>
      </w:r>
      <w:r w:rsidR="00E11747">
        <w:t xml:space="preserve"> rule-based systems</w:t>
      </w:r>
      <w:r w:rsidR="00C71BE5">
        <w:t>.</w:t>
      </w:r>
      <w:r w:rsidR="003F717F">
        <w:t xml:space="preserve"> </w:t>
      </w:r>
      <w:del w:id="357" w:author="Wu, Leihong" w:date="2026-08-28T13:52:00Z" w16du:dateUtc="2026-08-28T18:52:00Z">
        <w:r w:rsidR="00C35C76" w:rsidDel="0027585A">
          <w:delText xml:space="preserve">In addition, </w:delText>
        </w:r>
        <w:r w:rsidR="00214C87" w:rsidDel="0027585A">
          <w:delText xml:space="preserve">the </w:delText>
        </w:r>
        <w:r w:rsidR="00C35C76" w:rsidDel="0027585A">
          <w:delText xml:space="preserve">LLM </w:delText>
        </w:r>
        <w:r w:rsidR="00524418" w:rsidDel="0027585A">
          <w:delText>can annotate</w:delText>
        </w:r>
        <w:r w:rsidR="00AA6C62" w:rsidDel="0027585A">
          <w:delText xml:space="preserve"> </w:delText>
        </w:r>
        <w:r w:rsidR="00524418" w:rsidDel="0027585A">
          <w:delText>LAB, AGE</w:delText>
        </w:r>
      </w:del>
      <w:del w:id="358" w:author="Wu, Leihong" w:date="2026-08-28T13:50:00Z" w16du:dateUtc="2026-08-28T18:50:00Z">
        <w:r w:rsidR="00524418" w:rsidDel="006E22F5">
          <w:delText>,</w:delText>
        </w:r>
        <w:r w:rsidR="00524418" w:rsidDel="00435030">
          <w:delText xml:space="preserve"> </w:delText>
        </w:r>
        <w:r w:rsidR="00F53C37" w:rsidDel="00435030">
          <w:delText xml:space="preserve">and </w:delText>
        </w:r>
        <w:r w:rsidR="004A2A0D" w:rsidDel="00435030">
          <w:delText>updat</w:delText>
        </w:r>
        <w:r w:rsidR="00F53C37" w:rsidDel="00435030">
          <w:delText>ing</w:delText>
        </w:r>
        <w:r w:rsidR="004A2A0D" w:rsidDel="00435030">
          <w:delText xml:space="preserve"> instruction</w:delText>
        </w:r>
        <w:r w:rsidR="0009490B" w:rsidDel="00435030">
          <w:delText>s</w:delText>
        </w:r>
        <w:r w:rsidR="004A2A0D" w:rsidDel="00435030">
          <w:delText xml:space="preserve"> for </w:delText>
        </w:r>
        <w:r w:rsidR="0009490B" w:rsidDel="00435030">
          <w:delText xml:space="preserve">the </w:delText>
        </w:r>
        <w:r w:rsidR="004A2A0D" w:rsidDel="00435030">
          <w:delText xml:space="preserve">LLM is much easier than </w:delText>
        </w:r>
        <w:r w:rsidR="00754623" w:rsidDel="00435030">
          <w:delText>modify</w:delText>
        </w:r>
        <w:r w:rsidR="000810BA" w:rsidDel="00435030">
          <w:delText>ing</w:delText>
        </w:r>
        <w:r w:rsidR="00754623" w:rsidDel="00435030">
          <w:delText xml:space="preserve"> the entire rule-based system.</w:delText>
        </w:r>
        <w:r w:rsidR="00B073E8" w:rsidDel="00435030">
          <w:delText xml:space="preserve"> </w:delText>
        </w:r>
      </w:del>
      <w:r w:rsidR="00D91389">
        <w:t xml:space="preserve">Regardless, we observed relatively low F1-score for DX and STATUS categories in LLM annotation, </w:t>
      </w:r>
      <w:r w:rsidR="00CE4BC3">
        <w:t xml:space="preserve">and was </w:t>
      </w:r>
      <w:r w:rsidR="005701F0">
        <w:t xml:space="preserve">mostly due to </w:t>
      </w:r>
      <w:r w:rsidR="00D02F9C">
        <w:t xml:space="preserve">misclassification errors, </w:t>
      </w:r>
      <w:r w:rsidR="00D91389">
        <w:t xml:space="preserve">which will be discussed </w:t>
      </w:r>
      <w:r w:rsidR="00771AFA">
        <w:t>later in the study.</w:t>
      </w:r>
    </w:p>
    <w:p w14:paraId="636CDEFA" w14:textId="77777777" w:rsidR="001B457B" w:rsidRDefault="001B457B" w:rsidP="00AD2CE2"/>
    <w:p w14:paraId="10F6155E" w14:textId="6CE59A94" w:rsidR="00AD2CE2" w:rsidRDefault="005852FF" w:rsidP="00AD2CE2">
      <w:r w:rsidRPr="005852FF">
        <w:rPr>
          <w:noProof/>
        </w:rPr>
        <w:drawing>
          <wp:inline distT="0" distB="0" distL="0" distR="0" wp14:anchorId="3F67FE7A" wp14:editId="097FA25C">
            <wp:extent cx="5943600" cy="2894965"/>
            <wp:effectExtent l="0" t="0" r="0" b="635"/>
            <wp:docPr id="4" name="Picture 3" descr="Chart, bar chart&#10;&#10;AI-generated content may be incorrect.">
              <a:extLst xmlns:a="http://schemas.openxmlformats.org/drawingml/2006/main">
                <a:ext uri="{FF2B5EF4-FFF2-40B4-BE49-F238E27FC236}">
                  <a16:creationId xmlns:a16="http://schemas.microsoft.com/office/drawing/2014/main" id="{8822933E-B7D7-3AD5-3E33-66EFFF464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hart, bar chart&#10;&#10;AI-generated content may be incorrect.">
                      <a:extLst>
                        <a:ext uri="{FF2B5EF4-FFF2-40B4-BE49-F238E27FC236}">
                          <a16:creationId xmlns:a16="http://schemas.microsoft.com/office/drawing/2014/main" id="{8822933E-B7D7-3AD5-3E33-66EFFF464ADE}"/>
                        </a:ext>
                      </a:extLst>
                    </pic:cNvPr>
                    <pic:cNvPicPr>
                      <a:picLocks noChangeAspect="1"/>
                    </pic:cNvPicPr>
                  </pic:nvPicPr>
                  <pic:blipFill>
                    <a:blip r:embed="rId13"/>
                    <a:stretch>
                      <a:fillRect/>
                    </a:stretch>
                  </pic:blipFill>
                  <pic:spPr>
                    <a:xfrm>
                      <a:off x="0" y="0"/>
                      <a:ext cx="5943600" cy="2894965"/>
                    </a:xfrm>
                    <a:prstGeom prst="rect">
                      <a:avLst/>
                    </a:prstGeom>
                  </pic:spPr>
                </pic:pic>
              </a:graphicData>
            </a:graphic>
          </wp:inline>
        </w:drawing>
      </w:r>
    </w:p>
    <w:p w14:paraId="28425C4C" w14:textId="3AF0BE0D" w:rsidR="00A81E1E" w:rsidRDefault="00AD2CE2" w:rsidP="00AD2CE2">
      <w:r>
        <w:t>Figure 3. Overall Performance Comparison Across Three Evaluation Schemes on FAERS Narratives (N = 829). Grouped bar chart comparing the rule-based baseline ETHER (Gray), fine-tuned BioBERT (Blue), open-weight LLaMA 4 (Pink-Coral), and proprietary Claude 4.6 Sonnet (Crimson Red) across Scheme 1 (Relaxed Boundary Match), Scheme 2 (Adapted ADE-Eval Clinical Weighted Metric), and Scheme 3 (Strict Exact-Match NER). Numerical F1 scores are labeled above each bar.</w:t>
      </w:r>
    </w:p>
    <w:p w14:paraId="4B9E794F" w14:textId="300F71D0" w:rsidR="00F37A56" w:rsidRDefault="00AD2CE2" w:rsidP="00F37A56">
      <w:r>
        <w:t xml:space="preserve"> </w:t>
      </w:r>
    </w:p>
    <w:p w14:paraId="49495DCF" w14:textId="7662FE55" w:rsidR="00E7527C" w:rsidRDefault="00E7527C" w:rsidP="00E7527C">
      <w:pPr>
        <w:pStyle w:val="Heading2"/>
      </w:pPr>
      <w:r>
        <w:t xml:space="preserve">3.3 BERT-based NER model </w:t>
      </w:r>
      <w:r w:rsidR="005A67B0">
        <w:t>performance</w:t>
      </w:r>
    </w:p>
    <w:p w14:paraId="2BB89B8E" w14:textId="77777777" w:rsidR="00B73B5B" w:rsidRDefault="00D02538" w:rsidP="00D02538">
      <w:pPr>
        <w:rPr>
          <w:ins w:id="359" w:author="Wu, Leihong" w:date="2026-08-31T09:38:00Z" w16du:dateUtc="2026-08-31T14:38:00Z"/>
        </w:rPr>
      </w:pPr>
      <w:r>
        <w:t xml:space="preserve">We </w:t>
      </w:r>
      <w:r w:rsidR="00DC776D">
        <w:t xml:space="preserve">then </w:t>
      </w:r>
      <w:r>
        <w:t>trained a BERT-based named entity recognition (NER) model using the FAERS case series training set. Specifically, BioBERT was selected following an initial ablation study comparing multiple transformer architectures, where it achieved the strongest performance across biomedical entity categories (</w:t>
      </w:r>
      <w:r w:rsidRPr="008B3CB6">
        <w:rPr>
          <w:b/>
          <w:bCs/>
        </w:rPr>
        <w:t>Table S2</w:t>
      </w:r>
      <w:r>
        <w:t xml:space="preserve">), motivating its use as the backbone of our final NER model. </w:t>
      </w:r>
    </w:p>
    <w:p w14:paraId="3FFCACFF" w14:textId="1F2BFD8F" w:rsidR="00B73B5B" w:rsidRDefault="00E2674A" w:rsidP="00D02538">
      <w:pPr>
        <w:rPr>
          <w:ins w:id="360" w:author="Wu, Leihong" w:date="2026-08-31T09:42:00Z" w16du:dateUtc="2026-08-31T14:42:00Z"/>
        </w:rPr>
      </w:pPr>
      <w:ins w:id="361" w:author="Wu, Leihong" w:date="2026-08-31T09:38:00Z" w16du:dateUtc="2026-08-31T14:38:00Z">
        <w:r>
          <w:t xml:space="preserve">We applied a repeated Leave-One-Drug-Event-Pair-Out approach in </w:t>
        </w:r>
      </w:ins>
      <w:ins w:id="362" w:author="Wu, Leihong" w:date="2026-08-31T09:39:00Z" w16du:dateUtc="2026-08-31T14:39:00Z">
        <w:r w:rsidR="007B677B">
          <w:t xml:space="preserve">FAERS data analysis. </w:t>
        </w:r>
      </w:ins>
      <w:ins w:id="363" w:author="Wu, Leihong" w:date="2026-08-31T09:41:00Z" w16du:dateUtc="2026-08-31T14:41:00Z">
        <w:r w:rsidR="005212E5">
          <w:t>For</w:t>
        </w:r>
      </w:ins>
      <w:ins w:id="364" w:author="Wu, Leihong" w:date="2026-08-31T09:39:00Z" w16du:dateUtc="2026-08-31T14:39:00Z">
        <w:r w:rsidR="007B677B">
          <w:t xml:space="preserve"> each of 4 reported drug-event pairs, they would be considered as validation set and excluded from the </w:t>
        </w:r>
        <w:r w:rsidR="00CA617A">
          <w:t xml:space="preserve">training process. </w:t>
        </w:r>
      </w:ins>
      <w:ins w:id="365" w:author="Wu, Leihong" w:date="2026-08-31T09:40:00Z" w16du:dateUtc="2026-08-31T14:40:00Z">
        <w:r w:rsidR="005212E5">
          <w:t>T</w:t>
        </w:r>
        <w:r w:rsidR="00CA617A">
          <w:t xml:space="preserve">he experiment </w:t>
        </w:r>
      </w:ins>
      <w:ins w:id="366" w:author="Wu, Leihong" w:date="2026-08-31T09:41:00Z" w16du:dateUtc="2026-08-31T14:41:00Z">
        <w:r w:rsidR="005212E5">
          <w:t xml:space="preserve">therefore </w:t>
        </w:r>
      </w:ins>
      <w:ins w:id="367" w:author="Wu, Leihong" w:date="2026-08-31T09:40:00Z" w16du:dateUtc="2026-08-31T14:40:00Z">
        <w:r w:rsidR="00CA617A">
          <w:t xml:space="preserve">consisted of 4 folds </w:t>
        </w:r>
        <w:r w:rsidR="005212E5">
          <w:t>to cover all cases the be included in the validation set once.</w:t>
        </w:r>
      </w:ins>
      <w:ins w:id="368" w:author="Wu, Leihong" w:date="2026-08-31T09:41:00Z" w16du:dateUtc="2026-08-31T14:41:00Z">
        <w:r w:rsidR="00764B90">
          <w:t xml:space="preserve"> We repeated this process 5 times with different random seeds. </w:t>
        </w:r>
      </w:ins>
    </w:p>
    <w:p w14:paraId="1267A081" w14:textId="1B127E0F" w:rsidR="003144FF" w:rsidRDefault="003144FF" w:rsidP="00D02538">
      <w:pPr>
        <w:rPr>
          <w:ins w:id="369" w:author="Wu, Leihong" w:date="2026-08-31T09:38:00Z" w16du:dateUtc="2026-08-31T14:38:00Z"/>
        </w:rPr>
      </w:pPr>
      <w:ins w:id="370" w:author="Wu, Leihong" w:date="2026-08-31T09:42:00Z">
        <w:r w:rsidRPr="003144FF">
          <w:t>Mean strict exact-match F1 across the five seeds was 0.6280 ± 0.0097 for azacitidine–QT prolongation, 0.6563 ± 0.0178 for baricitinib–hypersensitivity, 0.5602 ± 0.0091 for tramadol–hypoglycemia, and 0.5274 ± 0.0105 for erenumab–stroke. The between-series spread was larger than the within-fold seed variation, indicating that case-series difficulty contributed more variation than stochastic initialization in these runs.</w:t>
        </w:r>
      </w:ins>
    </w:p>
    <w:p w14:paraId="6D23B8FA" w14:textId="0F6AE2B2" w:rsidR="00D02538" w:rsidDel="000E0548" w:rsidRDefault="00D02538" w:rsidP="00D02538">
      <w:pPr>
        <w:rPr>
          <w:del w:id="371" w:author="Wu, Leihong" w:date="2026-08-31T09:43:00Z" w16du:dateUtc="2026-08-31T14:43:00Z"/>
        </w:rPr>
      </w:pPr>
      <w:del w:id="372" w:author="Wu, Leihong" w:date="2026-08-31T09:43:00Z" w16du:dateUtc="2026-08-31T14:43:00Z">
        <w:r w:rsidDel="000E0548">
          <w:delText>To ensure a fair comparison, BERT and the LLM were evaluated on the same held-out test set that was excluded from BERT training; specifically, 80% of the data were used for BERT training and the remaining 20% for evaluation. We further verified that the LLM’s overall performance on the full dataset (100%) was comparable to its performance on the held-out test subset.</w:delText>
        </w:r>
      </w:del>
    </w:p>
    <w:p w14:paraId="52385328" w14:textId="72488327" w:rsidR="00D02538" w:rsidDel="00AA5AAA" w:rsidRDefault="00D02538" w:rsidP="00D02538">
      <w:pPr>
        <w:rPr>
          <w:del w:id="373" w:author="Wu, Leihong" w:date="2026-08-31T09:43:00Z" w16du:dateUtc="2026-08-31T14:43:00Z"/>
        </w:rPr>
      </w:pPr>
      <w:del w:id="374" w:author="Wu, Leihong" w:date="2026-08-31T09:43:00Z" w16du:dateUtc="2026-08-31T14:43:00Z">
        <w:r w:rsidDel="00AA5AAA">
          <w:delText xml:space="preserve">As shown in </w:delText>
        </w:r>
        <w:r w:rsidRPr="00D02538" w:rsidDel="00AA5AAA">
          <w:rPr>
            <w:b/>
            <w:bCs/>
          </w:rPr>
          <w:delText>Figure 4</w:delText>
        </w:r>
        <w:r w:rsidDel="00AA5AAA">
          <w:delText>, the BERT-based model achieved a higher overall F1-score than the LLM (0.54 vs. 0.42), reflecting its more balanced precision–recall trade-off. Category-level performance varied substantially across entity types. For common, surface-level entities, the two models performed comparably</w:delText>
        </w:r>
        <w:r w:rsidR="00CC2BA7" w:rsidDel="00AA5AAA">
          <w:delText xml:space="preserve">. For example, AE </w:delText>
        </w:r>
        <w:r w:rsidDel="00AA5AAA">
          <w:delText>(</w:delText>
        </w:r>
        <w:r w:rsidR="00CB22DA" w:rsidDel="00AA5AAA">
          <w:delText xml:space="preserve">BERT </w:delText>
        </w:r>
        <w:r w:rsidDel="00AA5AAA">
          <w:delText xml:space="preserve">0.57 vs. </w:delText>
        </w:r>
        <w:r w:rsidR="00CB22DA" w:rsidDel="00AA5AAA">
          <w:delText xml:space="preserve">LLM </w:delText>
        </w:r>
        <w:r w:rsidDel="00AA5AAA">
          <w:delText>0.55)</w:delText>
        </w:r>
        <w:r w:rsidR="00CC2BA7" w:rsidDel="00AA5AAA">
          <w:delText xml:space="preserve"> and </w:delText>
        </w:r>
        <w:r w:rsidDel="00AA5AAA">
          <w:delText>DRUG</w:delText>
        </w:r>
        <w:r w:rsidR="00CB22DA" w:rsidDel="00AA5AAA">
          <w:delText xml:space="preserve"> </w:delText>
        </w:r>
        <w:r w:rsidDel="00AA5AAA">
          <w:delText>(</w:delText>
        </w:r>
        <w:r w:rsidR="00CB22DA" w:rsidDel="00AA5AAA">
          <w:delText xml:space="preserve">BERT </w:delText>
        </w:r>
        <w:r w:rsidDel="00AA5AAA">
          <w:delText>0.5</w:delText>
        </w:r>
        <w:r w:rsidR="00CB22DA" w:rsidDel="00AA5AAA">
          <w:delText>4</w:delText>
        </w:r>
        <w:r w:rsidDel="00AA5AAA">
          <w:delText xml:space="preserve"> vs. </w:delText>
        </w:r>
        <w:r w:rsidR="00CB22DA" w:rsidDel="00AA5AAA">
          <w:delText xml:space="preserve">LLM </w:delText>
        </w:r>
        <w:r w:rsidDel="00AA5AAA">
          <w:delText>0.5</w:delText>
        </w:r>
        <w:r w:rsidR="00CB22DA" w:rsidDel="00AA5AAA">
          <w:delText>5</w:delText>
        </w:r>
        <w:r w:rsidDel="00AA5AAA">
          <w:delText>), indicating similar effectiveness for frequently mentioned therapeutic entities.</w:delText>
        </w:r>
      </w:del>
    </w:p>
    <w:p w14:paraId="4F18FEF3" w14:textId="79A2E32A" w:rsidR="00D02538" w:rsidDel="00AA5AAA" w:rsidRDefault="00D02538" w:rsidP="00D02538">
      <w:pPr>
        <w:rPr>
          <w:del w:id="375" w:author="Wu, Leihong" w:date="2026-08-31T09:43:00Z" w16du:dateUtc="2026-08-31T14:43:00Z"/>
        </w:rPr>
      </w:pPr>
      <w:del w:id="376" w:author="Wu, Leihong" w:date="2026-08-31T09:43:00Z" w16du:dateUtc="2026-08-31T14:43:00Z">
        <w:r w:rsidDel="00AA5AAA">
          <w:delText>BERT demonstrated clear advantages for several clinically nuanced or structurally complex categories. In LAB, BERT substantially outperformed the LLM (0.57 vs. 0.14), while for DX, BERT more than doubled the LLM’s F1-score (0.33 vs. 0.13). The largest disparity was observed for STATUS, where the LLM’s performance was extremely low (0.06), compared with a markedly higher score for BERT (0.59), highlighting the difficulty of capturing contextual clinical status information without supervised training. BERT also outperformed the LLM for DOSE (0.37 vs. 0.16) and MHX (0.47 vs. 0.45), further illustrating its robustness for less standardized or context-dependent entities.</w:delText>
        </w:r>
      </w:del>
    </w:p>
    <w:p w14:paraId="5B4B9D0B" w14:textId="097B7ECB" w:rsidR="00D02538" w:rsidDel="00AA5AAA" w:rsidRDefault="00D02538" w:rsidP="00D02538">
      <w:pPr>
        <w:rPr>
          <w:del w:id="377" w:author="Wu, Leihong" w:date="2026-08-31T09:43:00Z" w16du:dateUtc="2026-08-31T14:43:00Z"/>
        </w:rPr>
      </w:pPr>
      <w:del w:id="378" w:author="Wu, Leihong" w:date="2026-08-31T09:43:00Z" w16du:dateUtc="2026-08-31T14:43:00Z">
        <w:r w:rsidDel="00AA5AAA">
          <w:delText>For structured demographic fields, BERT again showed strong performance. In AGE, BERT achieved a high F1-score of 0.88, compared with 0.24 for the LLM, and for SEX, BERT reached 0.92 versus 0.56 for the LLM, reflecting the benefits of supervised learning in capturing consistent lexical and syntactic patterns.</w:delText>
        </w:r>
      </w:del>
    </w:p>
    <w:p w14:paraId="1CA8413C" w14:textId="7FF0F1E7" w:rsidR="00BB7D33" w:rsidDel="00AA5AAA" w:rsidRDefault="00D02538" w:rsidP="00D02538">
      <w:pPr>
        <w:rPr>
          <w:del w:id="379" w:author="Wu, Leihong" w:date="2026-08-31T09:43:00Z" w16du:dateUtc="2026-08-31T14:43:00Z"/>
        </w:rPr>
      </w:pPr>
      <w:del w:id="380" w:author="Wu, Leihong" w:date="2026-08-31T09:43:00Z" w16du:dateUtc="2026-08-31T14:43:00Z">
        <w:r w:rsidDel="00AA5AAA">
          <w:delText xml:space="preserve">Overall, while the zero-shot LLM is competitive for some high-frequency or semantically broad entities such as AE and DRUG, the BERT-based NER model delivers more consistent and reliable performance across the full spectrum of pharmacovigilance concepts. </w:delText>
        </w:r>
      </w:del>
    </w:p>
    <w:p w14:paraId="392ADAFE" w14:textId="77777777" w:rsidR="00D02538" w:rsidRPr="00BB7D33" w:rsidRDefault="00D02538" w:rsidP="00D02538"/>
    <w:p w14:paraId="777E4ED1" w14:textId="15A62A23" w:rsidR="0021536C" w:rsidDel="00AA5AAA" w:rsidRDefault="003F552A" w:rsidP="00F37A56">
      <w:pPr>
        <w:rPr>
          <w:del w:id="381" w:author="Wu, Leihong" w:date="2026-08-31T09:43:00Z" w16du:dateUtc="2026-08-31T14:43:00Z"/>
        </w:rPr>
      </w:pPr>
      <w:del w:id="382" w:author="Wu, Leihong" w:date="2026-08-31T09:43:00Z" w16du:dateUtc="2026-08-31T14:43:00Z">
        <w:r w:rsidDel="00AA5AAA">
          <w:rPr>
            <w:noProof/>
          </w:rPr>
          <w:drawing>
            <wp:inline distT="0" distB="0" distL="0" distR="0" wp14:anchorId="0C5129AB" wp14:editId="472E2FAB">
              <wp:extent cx="5943600" cy="2448560"/>
              <wp:effectExtent l="0" t="0" r="0" b="8890"/>
              <wp:docPr id="2102271256" name="Picture 1" descr="Chart, bar 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71256" name="Picture 1" descr="Chart, bar chart, hist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inline>
          </w:drawing>
        </w:r>
      </w:del>
    </w:p>
    <w:p w14:paraId="4B6B775F" w14:textId="35A64DEA" w:rsidR="00502972" w:rsidDel="00AA5AAA" w:rsidRDefault="00502972" w:rsidP="00F37A56">
      <w:pPr>
        <w:rPr>
          <w:del w:id="383" w:author="Wu, Leihong" w:date="2026-08-31T09:43:00Z" w16du:dateUtc="2026-08-31T14:43:00Z"/>
        </w:rPr>
      </w:pPr>
      <w:del w:id="384" w:author="Wu, Leihong" w:date="2026-08-31T09:43:00Z" w16du:dateUtc="2026-08-31T14:43:00Z">
        <w:r w:rsidRPr="00502972" w:rsidDel="00AA5AAA">
          <w:rPr>
            <w:b/>
            <w:bCs/>
          </w:rPr>
          <w:delText>Figure 4</w:delText>
        </w:r>
        <w:r w:rsidDel="00AA5AAA">
          <w:delText xml:space="preserve">. BERT and LLM annotation performance on FAERS testing dataset. </w:delText>
        </w:r>
      </w:del>
    </w:p>
    <w:p w14:paraId="5174F32E" w14:textId="77777777" w:rsidR="0021536C" w:rsidRDefault="0021536C" w:rsidP="00F37A56"/>
    <w:p w14:paraId="700BE9FA" w14:textId="091A8FA7" w:rsidR="00472A41" w:rsidRPr="00472A41" w:rsidRDefault="00831330" w:rsidP="00472A41">
      <w:pPr>
        <w:pStyle w:val="Heading2"/>
      </w:pPr>
      <w:r>
        <w:t xml:space="preserve">3.4 </w:t>
      </w:r>
      <w:r w:rsidR="00472A41" w:rsidRPr="00472A41">
        <w:t>Error analysis</w:t>
      </w:r>
    </w:p>
    <w:p w14:paraId="141C161B" w14:textId="78575AC4" w:rsidR="00472A41" w:rsidRPr="00472A41" w:rsidRDefault="00413F31" w:rsidP="00472A41">
      <w:r>
        <w:t>Next</w:t>
      </w:r>
      <w:r w:rsidR="00472A41" w:rsidRPr="00472A41">
        <w:t>, we conducted a detailed error analysis to characterize how the BERT model and the zero-shot LLM differ in their failure modes. Using character-level span alignment between model outputs and human annotations, each predicted span was categorized as an exact match</w:t>
      </w:r>
      <w:r w:rsidR="00F90D9C">
        <w:t xml:space="preserve"> (M)</w:t>
      </w:r>
      <w:r w:rsidR="00472A41" w:rsidRPr="00472A41">
        <w:t xml:space="preserve">, boundary </w:t>
      </w:r>
      <w:r w:rsidR="00FE7FF2">
        <w:t xml:space="preserve">and label </w:t>
      </w:r>
      <w:r w:rsidR="00472A41" w:rsidRPr="00472A41">
        <w:t>error (</w:t>
      </w:r>
      <w:r w:rsidR="00F90D9C">
        <w:t>C</w:t>
      </w:r>
      <w:r w:rsidR="00CD2F50">
        <w:t>)</w:t>
      </w:r>
      <w:r w:rsidR="00F90D9C">
        <w:t xml:space="preserve">, </w:t>
      </w:r>
      <w:r w:rsidR="00472A41" w:rsidRPr="00472A41">
        <w:t xml:space="preserve">overlapping a </w:t>
      </w:r>
      <w:r w:rsidR="00D7634E">
        <w:t>reference</w:t>
      </w:r>
      <w:r w:rsidR="00472A41" w:rsidRPr="00472A41">
        <w:t xml:space="preserve"> span but with mismatched start and/or end positions</w:t>
      </w:r>
      <w:r w:rsidR="009F4BC1">
        <w:t>, or</w:t>
      </w:r>
      <w:r w:rsidR="00472A41" w:rsidRPr="00472A41">
        <w:t xml:space="preserve"> with a different label), or hallucination (</w:t>
      </w:r>
      <w:r w:rsidR="009F4BC1">
        <w:t xml:space="preserve">S, </w:t>
      </w:r>
      <w:r w:rsidR="00472A41" w:rsidRPr="00472A41">
        <w:t xml:space="preserve">no overlap with any </w:t>
      </w:r>
      <w:r w:rsidR="00D7634E">
        <w:t>reference</w:t>
      </w:r>
      <w:r w:rsidR="00472A41" w:rsidRPr="00472A41">
        <w:t xml:space="preserve"> entity). </w:t>
      </w:r>
      <w:r w:rsidR="00D7634E">
        <w:t>Reference</w:t>
      </w:r>
      <w:r w:rsidR="00472A41" w:rsidRPr="00472A41">
        <w:t xml:space="preserve"> entities with no overlapping prediction were counted as misses</w:t>
      </w:r>
      <w:r w:rsidR="00DA591F">
        <w:t xml:space="preserve"> (N)</w:t>
      </w:r>
      <w:r w:rsidR="00472A41" w:rsidRPr="00472A41">
        <w:t xml:space="preserve">. </w:t>
      </w:r>
    </w:p>
    <w:p w14:paraId="062E1A85" w14:textId="7CA6B223" w:rsidR="00155734" w:rsidRPr="00155734" w:rsidRDefault="00155734" w:rsidP="00155734">
      <w:r w:rsidRPr="00155734">
        <w:rPr>
          <w:b/>
          <w:bCs/>
        </w:rPr>
        <w:t>Figure 5a</w:t>
      </w:r>
      <w:r w:rsidRPr="00155734">
        <w:t xml:space="preserve"> shows that BERT produces more exact matches and fewer boundary and hallucination errors than the LLM. For BERT, 46.1% of spans are exact matches (3845), compared with 35.4% (3379) for the LLM. The LLM</w:t>
      </w:r>
      <w:r w:rsidR="001B4742">
        <w:t>, in contrast,</w:t>
      </w:r>
      <w:r w:rsidRPr="00155734">
        <w:t xml:space="preserve"> has more coverage errors (25.5% vs 20.3%; 2434 vs 1698 spans), where a predicted span overlaps the </w:t>
      </w:r>
      <w:r w:rsidR="00D7634E">
        <w:t>reference</w:t>
      </w:r>
      <w:r w:rsidR="00D7634E" w:rsidRPr="0044556F">
        <w:t xml:space="preserve"> </w:t>
      </w:r>
      <w:r w:rsidR="00F62E41">
        <w:t>span</w:t>
      </w:r>
      <w:r w:rsidRPr="00155734">
        <w:t xml:space="preserve"> but has the wrong boundaries or label. It also produces more spurious spans (24.4% vs 15.8%; 2326 vs 1319), reflecting hallucinated </w:t>
      </w:r>
      <w:r w:rsidR="00FC5DD6">
        <w:t xml:space="preserve">(or potentially human missed) </w:t>
      </w:r>
      <w:r w:rsidRPr="00155734">
        <w:t xml:space="preserve">entities with no corresponding </w:t>
      </w:r>
      <w:r w:rsidR="00611331">
        <w:t>human annotations</w:t>
      </w:r>
      <w:r w:rsidRPr="00155734">
        <w:t>.</w:t>
      </w:r>
      <w:r>
        <w:t xml:space="preserve"> </w:t>
      </w:r>
      <w:r w:rsidR="000B189C" w:rsidRPr="000B189C">
        <w:t xml:space="preserve">Missed spans (N) show the opposite pattern: BERT has a slightly higher proportion of misses than the LLM (17.8% vs 14.7%; 1487 vs 1405). This difference is modest and is consistent with the recall gap between the two models in </w:t>
      </w:r>
      <w:r w:rsidR="000B189C" w:rsidRPr="00033C7C">
        <w:rPr>
          <w:b/>
          <w:bCs/>
        </w:rPr>
        <w:t>Figure 4</w:t>
      </w:r>
      <w:r w:rsidR="000B189C" w:rsidRPr="000B189C">
        <w:t>, while the much larger excess of coverage and spurious errors for the LLM reflects its tendency to over-segment or hallucinate entities rather than leaving spans unannotated.</w:t>
      </w:r>
    </w:p>
    <w:p w14:paraId="4C1B37C0" w14:textId="5294A26B" w:rsidR="00A344F6" w:rsidRPr="00A344F6" w:rsidRDefault="00A344F6" w:rsidP="00A344F6">
      <w:r w:rsidRPr="00A344F6">
        <w:t>The top confusion pairs for both systems (</w:t>
      </w:r>
      <w:r w:rsidRPr="00A344F6">
        <w:rPr>
          <w:b/>
          <w:bCs/>
        </w:rPr>
        <w:t>Figure 5b and 5c</w:t>
      </w:r>
      <w:r w:rsidRPr="00A344F6">
        <w:t>) show that mistakes cluster in closely related label types rather than being spread out randomly. For BERT, the most common error is diagnostic</w:t>
      </w:r>
      <w:r w:rsidR="00902525">
        <w:t>s</w:t>
      </w:r>
      <w:r w:rsidRPr="00A344F6">
        <w:t xml:space="preserve"> predicted as medical history (</w:t>
      </w:r>
      <w:r w:rsidR="00AC2E39">
        <w:t>i.e., DX</w:t>
      </w:r>
      <w:r w:rsidR="00AC2E39" w:rsidRPr="00A344F6">
        <w:t>→</w:t>
      </w:r>
      <w:r w:rsidRPr="00A344F6">
        <w:t xml:space="preserve">MHX), followed by AE→MHX and AE→LAB, which often occurs when chronic conditions and new symptoms are described next to each other in the text. Smaller but still notable errors include </w:t>
      </w:r>
      <w:r w:rsidR="005D05E0">
        <w:t>di</w:t>
      </w:r>
      <w:r w:rsidR="00F71552">
        <w:t>a</w:t>
      </w:r>
      <w:r w:rsidR="005D05E0">
        <w:t xml:space="preserve">gnostics </w:t>
      </w:r>
      <w:r w:rsidR="00F71552">
        <w:t xml:space="preserve">predicted as drugs and vice versa (i.e., </w:t>
      </w:r>
      <w:r w:rsidRPr="00A344F6">
        <w:t>DX↔DRUG</w:t>
      </w:r>
      <w:r w:rsidR="00F71552">
        <w:t>)</w:t>
      </w:r>
      <w:r w:rsidR="005D05E0">
        <w:t xml:space="preserve"> </w:t>
      </w:r>
      <w:r w:rsidRPr="00A344F6">
        <w:t>and LAB↔AE, usually when disease names or lab results are written in a symptom-like way.</w:t>
      </w:r>
      <w:r>
        <w:t xml:space="preserve"> </w:t>
      </w:r>
      <w:r w:rsidRPr="00A344F6">
        <w:t>The LLM shows a similar but more diffuse pattern. Its largest errors are DX→DRUG, DX→MHX, and DX→AE, along with frequent LAB→AE and AE↔LAB/MHX confusions. Overall, both models have the most trouble where clinical categories are conceptually similar, but the LLM spreads its mistakes across more label pairs, while BERT’s errors are concentrated in a smaller set of related pairs.</w:t>
      </w:r>
    </w:p>
    <w:p w14:paraId="1D5A5A09" w14:textId="4F028DAC" w:rsidR="00CA63BA" w:rsidRDefault="00577354" w:rsidP="00CA63BA">
      <w:r>
        <w:t xml:space="preserve">We observed a low performance </w:t>
      </w:r>
      <w:r w:rsidR="00E76004">
        <w:t>in</w:t>
      </w:r>
      <w:r>
        <w:t xml:space="preserve"> annotat</w:t>
      </w:r>
      <w:r w:rsidR="00E76004">
        <w:t>ing</w:t>
      </w:r>
      <w:r>
        <w:t xml:space="preserve"> DX in both algorithms</w:t>
      </w:r>
      <w:r w:rsidR="00066C42">
        <w:t xml:space="preserve">, particularly </w:t>
      </w:r>
      <w:r w:rsidR="00E76004">
        <w:t xml:space="preserve">in the </w:t>
      </w:r>
      <w:r w:rsidR="00066C42">
        <w:t>LLM approach</w:t>
      </w:r>
      <w:r>
        <w:t xml:space="preserve">. </w:t>
      </w:r>
      <w:r w:rsidR="00066C42">
        <w:t>We applied w</w:t>
      </w:r>
      <w:r w:rsidR="00CA63BA" w:rsidRPr="001E24C1">
        <w:t xml:space="preserve">ord-cloud visualizations </w:t>
      </w:r>
      <w:r w:rsidR="00066C42">
        <w:t xml:space="preserve">on two LLM misclassification </w:t>
      </w:r>
      <w:r w:rsidR="005721BB">
        <w:t>categories (DX</w:t>
      </w:r>
      <w:r w:rsidR="005721BB" w:rsidRPr="00A344F6">
        <w:t>→</w:t>
      </w:r>
      <w:r w:rsidR="005721BB">
        <w:t>DRUG and DX</w:t>
      </w:r>
      <w:r w:rsidR="005721BB" w:rsidRPr="00A344F6">
        <w:t>→</w:t>
      </w:r>
      <w:r w:rsidR="005721BB">
        <w:t xml:space="preserve">MHX) to </w:t>
      </w:r>
      <w:r w:rsidR="00CA63BA" w:rsidRPr="001E24C1">
        <w:t>further clarify these patterns at the term level. For DX spans that misclassified as DRUG (</w:t>
      </w:r>
      <w:r w:rsidR="00CA63BA" w:rsidRPr="001E24C1">
        <w:rPr>
          <w:b/>
          <w:bCs/>
        </w:rPr>
        <w:t>Figure 5d</w:t>
      </w:r>
      <w:r w:rsidR="00CA63BA" w:rsidRPr="001E24C1">
        <w:t xml:space="preserve">), the most prominent tokens were medication names such as </w:t>
      </w:r>
      <w:r w:rsidR="00CA63BA" w:rsidRPr="001E24C1">
        <w:rPr>
          <w:i/>
          <w:iCs/>
        </w:rPr>
        <w:t>isoniazid</w:t>
      </w:r>
      <w:r w:rsidR="00CA63BA" w:rsidRPr="001E24C1">
        <w:t xml:space="preserve">, </w:t>
      </w:r>
      <w:r w:rsidR="0093171C">
        <w:t>while this</w:t>
      </w:r>
      <w:r w:rsidR="00CA63BA" w:rsidRPr="001E24C1">
        <w:t xml:space="preserve"> drug name appear</w:t>
      </w:r>
      <w:r w:rsidR="006219EF">
        <w:t>ed</w:t>
      </w:r>
      <w:r w:rsidR="008C1331">
        <w:t xml:space="preserve"> </w:t>
      </w:r>
      <w:r w:rsidR="00CA63BA" w:rsidRPr="001E24C1">
        <w:t xml:space="preserve">inside </w:t>
      </w:r>
      <w:r w:rsidR="009438BD">
        <w:t xml:space="preserve">a complex phrase </w:t>
      </w:r>
      <w:r w:rsidR="00CA63BA" w:rsidRPr="001E24C1">
        <w:t xml:space="preserve">(e.g., “isoniazid-induced hepatitis”), the LLM often </w:t>
      </w:r>
      <w:r w:rsidR="009438BD">
        <w:t xml:space="preserve">annotated them separately </w:t>
      </w:r>
      <w:r w:rsidR="00CA63BA" w:rsidRPr="001E24C1">
        <w:t>as a drug entity</w:t>
      </w:r>
      <w:r w:rsidR="009438BD">
        <w:t xml:space="preserve"> (</w:t>
      </w:r>
      <w:r w:rsidR="007A3549">
        <w:t xml:space="preserve">i.e., </w:t>
      </w:r>
      <w:r w:rsidR="009438BD" w:rsidRPr="7BCD1734">
        <w:rPr>
          <w:i/>
          <w:rPrChange w:id="385" w:author="Penny, Brandon *" w:date="2026-08-28T10:17:00Z" w16du:dateUtc="2026-08-28T15:17:00Z">
            <w:rPr/>
          </w:rPrChange>
        </w:rPr>
        <w:t>isoniazid</w:t>
      </w:r>
      <w:r w:rsidR="009438BD">
        <w:t xml:space="preserve">) and </w:t>
      </w:r>
      <w:r w:rsidR="007A3549">
        <w:t xml:space="preserve">diagnostics (i.e., </w:t>
      </w:r>
      <w:r w:rsidR="007A3549" w:rsidRPr="7BCD1734">
        <w:rPr>
          <w:i/>
          <w:rPrChange w:id="386" w:author="Penny, Brandon *" w:date="2026-08-28T10:17:00Z" w16du:dateUtc="2026-08-28T15:17:00Z">
            <w:rPr/>
          </w:rPrChange>
        </w:rPr>
        <w:t>hepatitis</w:t>
      </w:r>
      <w:r w:rsidR="007A3549">
        <w:t>)</w:t>
      </w:r>
      <w:r w:rsidR="005E1F60">
        <w:t xml:space="preserve">, which </w:t>
      </w:r>
      <w:r w:rsidR="00855EFB">
        <w:t>resulted as</w:t>
      </w:r>
      <w:r w:rsidR="005E1F60">
        <w:t xml:space="preserve"> </w:t>
      </w:r>
      <w:r w:rsidR="00E062C3">
        <w:t xml:space="preserve">error </w:t>
      </w:r>
      <w:commentRangeStart w:id="387"/>
      <w:r w:rsidR="00E062C3">
        <w:t xml:space="preserve">C </w:t>
      </w:r>
      <w:commentRangeEnd w:id="387"/>
      <w:r>
        <w:rPr>
          <w:rStyle w:val="CommentReference"/>
          <w:sz w:val="24"/>
          <w:szCs w:val="24"/>
        </w:rPr>
        <w:commentReference w:id="387"/>
      </w:r>
      <w:r w:rsidR="00E062C3">
        <w:t>(boundary and label error)</w:t>
      </w:r>
      <w:r w:rsidR="00CA63BA" w:rsidRPr="001E24C1">
        <w:t xml:space="preserve">. In contrast, DX spans </w:t>
      </w:r>
      <w:r w:rsidR="00C007C2">
        <w:t xml:space="preserve">that </w:t>
      </w:r>
      <w:r w:rsidR="00CA63BA" w:rsidRPr="001E24C1">
        <w:t>misclassified as MHX (</w:t>
      </w:r>
      <w:r w:rsidR="00CA63BA" w:rsidRPr="00E70585">
        <w:rPr>
          <w:b/>
          <w:bCs/>
        </w:rPr>
        <w:t>Figure 5e</w:t>
      </w:r>
      <w:r w:rsidR="00CA63BA" w:rsidRPr="001E24C1">
        <w:t>) were dominated by common chronic conditions and comorbidities</w:t>
      </w:r>
      <w:r w:rsidR="008626DC">
        <w:t xml:space="preserve"> </w:t>
      </w:r>
      <w:r w:rsidR="00D76622">
        <w:t>including</w:t>
      </w:r>
      <w:r w:rsidR="008626DC">
        <w:t xml:space="preserve"> </w:t>
      </w:r>
      <w:r w:rsidR="00CA63BA" w:rsidRPr="001E24C1">
        <w:rPr>
          <w:i/>
          <w:iCs/>
        </w:rPr>
        <w:t>migraine</w:t>
      </w:r>
      <w:r w:rsidR="00CA63BA" w:rsidRPr="001E24C1">
        <w:t xml:space="preserve">, </w:t>
      </w:r>
      <w:r w:rsidR="00CA63BA" w:rsidRPr="001E24C1">
        <w:rPr>
          <w:i/>
          <w:iCs/>
        </w:rPr>
        <w:t>hypertension</w:t>
      </w:r>
      <w:r w:rsidR="00CA63BA" w:rsidRPr="001E24C1">
        <w:t xml:space="preserve">, </w:t>
      </w:r>
      <w:r w:rsidR="00CA63BA" w:rsidRPr="001E24C1">
        <w:rPr>
          <w:i/>
          <w:iCs/>
        </w:rPr>
        <w:t>rheumatoid arthritis</w:t>
      </w:r>
      <w:r w:rsidR="00CA63BA" w:rsidRPr="001E24C1">
        <w:t xml:space="preserve">, </w:t>
      </w:r>
      <w:r w:rsidR="00CA63BA" w:rsidRPr="001E24C1">
        <w:rPr>
          <w:i/>
          <w:iCs/>
        </w:rPr>
        <w:t>osteoporosis</w:t>
      </w:r>
      <w:r w:rsidR="00CA63BA" w:rsidRPr="001E24C1">
        <w:t xml:space="preserve">, </w:t>
      </w:r>
      <w:r w:rsidR="00CA63BA" w:rsidRPr="001E24C1">
        <w:rPr>
          <w:i/>
          <w:iCs/>
        </w:rPr>
        <w:t>depression</w:t>
      </w:r>
      <w:r w:rsidR="00CA63BA" w:rsidRPr="001E24C1">
        <w:t>, and hematologic malignancies</w:t>
      </w:r>
      <w:r w:rsidR="00D76622">
        <w:t>. This appears to</w:t>
      </w:r>
      <w:r w:rsidR="008626DC">
        <w:t xml:space="preserve"> </w:t>
      </w:r>
      <w:r w:rsidR="00CA63BA" w:rsidRPr="001E24C1">
        <w:t xml:space="preserve">suggest a systematic </w:t>
      </w:r>
      <w:r w:rsidR="007B4D47">
        <w:t xml:space="preserve">LLM </w:t>
      </w:r>
      <w:r w:rsidR="00CA63BA" w:rsidRPr="001E24C1">
        <w:t xml:space="preserve">bias to treat frequently encountered disease terms as background medical history rather than current diagnoses. </w:t>
      </w:r>
    </w:p>
    <w:p w14:paraId="2E3CC497" w14:textId="1D56FF63" w:rsidR="00CA63BA" w:rsidRDefault="00CA63BA" w:rsidP="00CA63BA">
      <w:r w:rsidRPr="00472A41">
        <w:t xml:space="preserve">Overall, </w:t>
      </w:r>
      <w:r>
        <w:t>t</w:t>
      </w:r>
      <w:r w:rsidRPr="00472A41">
        <w:t xml:space="preserve">he LLM’s zero-shot annotations are prone to hallucinated spans, boundary drift, and broader label confusion, which lowers precision and complicates direct use without additional filtering. </w:t>
      </w:r>
      <w:r w:rsidR="00453317">
        <w:t>BERT</w:t>
      </w:r>
      <w:r w:rsidRPr="00472A41">
        <w:t xml:space="preserve">, while more schema-consistent and conservative in its predictions, still struggles with fine-grained segmentation </w:t>
      </w:r>
      <w:r w:rsidR="0006157F" w:rsidRPr="00472A41">
        <w:t>of status</w:t>
      </w:r>
      <w:r w:rsidRPr="00472A41">
        <w:t xml:space="preserve"> expressions, leading primarily to partial matches and missed entities. </w:t>
      </w:r>
    </w:p>
    <w:p w14:paraId="0CD9ADEE" w14:textId="77777777" w:rsidR="0034182A" w:rsidRDefault="0034182A" w:rsidP="00924F71"/>
    <w:p w14:paraId="07166E0C" w14:textId="19DEEDCF" w:rsidR="00924F71" w:rsidRPr="00924F71" w:rsidRDefault="00770B76" w:rsidP="00432731">
      <w:pPr>
        <w:jc w:val="center"/>
      </w:pPr>
      <w:r w:rsidRPr="00770B76">
        <w:rPr>
          <w:noProof/>
        </w:rPr>
        <w:drawing>
          <wp:inline distT="0" distB="0" distL="0" distR="0" wp14:anchorId="1855E802" wp14:editId="56FBCE81">
            <wp:extent cx="5943600" cy="5299075"/>
            <wp:effectExtent l="0" t="0" r="0" b="0"/>
            <wp:docPr id="10" name="Picture 9" descr="Chart, bar chart&#10;&#10;AI-generated content may be incorrect.">
              <a:extLst xmlns:a="http://schemas.openxmlformats.org/drawingml/2006/main">
                <a:ext uri="{FF2B5EF4-FFF2-40B4-BE49-F238E27FC236}">
                  <a16:creationId xmlns:a16="http://schemas.microsoft.com/office/drawing/2014/main" id="{3AAE8AD1-DBD2-6AD7-68ED-54767AC07D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Chart, bar chart&#10;&#10;AI-generated content may be incorrect.">
                      <a:extLst>
                        <a:ext uri="{FF2B5EF4-FFF2-40B4-BE49-F238E27FC236}">
                          <a16:creationId xmlns:a16="http://schemas.microsoft.com/office/drawing/2014/main" id="{3AAE8AD1-DBD2-6AD7-68ED-54767AC07D6C}"/>
                        </a:ext>
                      </a:extLst>
                    </pic:cNvPr>
                    <pic:cNvPicPr>
                      <a:picLocks noChangeAspect="1"/>
                    </pic:cNvPicPr>
                  </pic:nvPicPr>
                  <pic:blipFill>
                    <a:blip r:embed="rId19"/>
                    <a:stretch>
                      <a:fillRect/>
                    </a:stretch>
                  </pic:blipFill>
                  <pic:spPr>
                    <a:xfrm>
                      <a:off x="0" y="0"/>
                      <a:ext cx="5943600" cy="5299075"/>
                    </a:xfrm>
                    <a:prstGeom prst="rect">
                      <a:avLst/>
                    </a:prstGeom>
                  </pic:spPr>
                </pic:pic>
              </a:graphicData>
            </a:graphic>
          </wp:inline>
        </w:drawing>
      </w:r>
    </w:p>
    <w:p w14:paraId="7D301302" w14:textId="60DB64D2" w:rsidR="009960A2" w:rsidRDefault="00E07D8E" w:rsidP="0034182A">
      <w:pPr>
        <w:spacing w:line="240" w:lineRule="auto"/>
      </w:pPr>
      <w:r>
        <w:t>Figure 5. Fine-Grained Error Analysis on FAERS Annotations. (a) M/C/S/N error distribution comparing fine-tuned BERT (Blue) vs. LLM (Pink-Coral). (b) Top 8 label misclassifications for BERT (X-axis: 0–195). (c) Top 8 label misclassifications for LLM (X-axis: 0–195, aligned with panel b per reviewer feedback). (d) Word cloud of gold DX terms misclassified as DRUG by LLM. (e) Word cloud of gold DX terms misclassified as MHX by LLM.</w:t>
      </w:r>
    </w:p>
    <w:p w14:paraId="752DE7C5" w14:textId="77777777" w:rsidR="003B3AC7" w:rsidRDefault="003B3AC7" w:rsidP="0034182A">
      <w:pPr>
        <w:spacing w:line="240" w:lineRule="auto"/>
      </w:pPr>
    </w:p>
    <w:p w14:paraId="3499E910" w14:textId="0C20CDD3" w:rsidR="00413F31" w:rsidRDefault="00413F31" w:rsidP="00EC4E8F">
      <w:pPr>
        <w:pStyle w:val="Heading2"/>
      </w:pPr>
      <w:r>
        <w:t xml:space="preserve">3.5 </w:t>
      </w:r>
      <w:del w:id="388" w:author="Wu, Leihong" w:date="2026-08-31T09:44:00Z" w16du:dateUtc="2026-08-31T14:44:00Z">
        <w:r w:rsidDel="00B07BC3">
          <w:delText>Similar trend</w:delText>
        </w:r>
        <w:r w:rsidR="004964E4" w:rsidDel="00B07BC3">
          <w:delText>s</w:delText>
        </w:r>
        <w:r w:rsidDel="00B07BC3">
          <w:delText xml:space="preserve"> w</w:delText>
        </w:r>
        <w:r w:rsidR="004964E4" w:rsidDel="00B07BC3">
          <w:delText>ere</w:delText>
        </w:r>
        <w:r w:rsidDel="00B07BC3">
          <w:delText xml:space="preserve"> observed in </w:delText>
        </w:r>
        <w:r w:rsidR="004964E4" w:rsidDel="00B07BC3">
          <w:delText xml:space="preserve">the </w:delText>
        </w:r>
      </w:del>
      <w:r>
        <w:t>VAER</w:t>
      </w:r>
      <w:r w:rsidR="00B019D5">
        <w:t>S</w:t>
      </w:r>
      <w:r>
        <w:t xml:space="preserve"> </w:t>
      </w:r>
      <w:ins w:id="389" w:author="Wu, Leihong" w:date="2026-08-31T09:44:00Z" w16du:dateUtc="2026-08-31T14:44:00Z">
        <w:r w:rsidR="00B07BC3">
          <w:t>Evaluation</w:t>
        </w:r>
      </w:ins>
      <w:del w:id="390" w:author="Wu, Leihong" w:date="2026-08-31T09:44:00Z" w16du:dateUtc="2026-08-31T14:44:00Z">
        <w:r w:rsidDel="00B07BC3">
          <w:delText>Dataset</w:delText>
        </w:r>
      </w:del>
    </w:p>
    <w:p w14:paraId="2FA420D3" w14:textId="77777777" w:rsidR="00426F20" w:rsidRDefault="00426F20" w:rsidP="00426F20">
      <w:r>
        <w:t xml:space="preserve">To examine whether the observed patterns extend beyond drug-related FAERS narratives, we repeated our analysis on the VAERS vaccine corpus. As in the FAERS setting, we trained the BERT-based model on 80% of the human-annotated narratives and compared it against LLM-generated annotations on the same held-out 20% test set. As shown in </w:t>
      </w:r>
      <w:r w:rsidRPr="00426F20">
        <w:rPr>
          <w:b/>
          <w:bCs/>
        </w:rPr>
        <w:t>Figure 6</w:t>
      </w:r>
      <w:r>
        <w:t>, the BERT-based model achieved a substantially higher overall F1-score than the LLM baseline (0.53 vs. 0.31). This difference reflects consistent gains across both precision and recall, resulting in an absolute F1 improvement of approximately 0.22, and highlighting the advantages of supervised, domain-specific training for vaccine safety narratives.</w:t>
      </w:r>
    </w:p>
    <w:p w14:paraId="7AAB0911" w14:textId="77777777" w:rsidR="00426F20" w:rsidRDefault="00426F20" w:rsidP="00426F20">
      <w:r>
        <w:t>Category-level results further reinforce this trend. For prominent and well-defined entities such as TX (0.74 vs. 0.54) and VAX (0.72 vs. 0.63), the BERT-based model clearly outperformed the LLM, demonstrating stronger performance on treatment- and vaccine-related spans. Similarly, in the DX category, BERT achieved a notably higher F1-score than the LLM (0.52 vs. 0.35), indicating improved recognition of diagnostic concepts.</w:t>
      </w:r>
    </w:p>
    <w:p w14:paraId="1D2E3BDE" w14:textId="77777777" w:rsidR="00426F20" w:rsidRDefault="00426F20" w:rsidP="00426F20">
      <w:r>
        <w:t>Table 3. Master Performance Benchmark on the VAERS Dataset (N = 1,000 Reports).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c>
          <w:tcPr>
            <w:tcW w:type="dxa" w:w="1872"/>
            <w:shd w:fill="F2F4F8"/>
            <w:tcMar>
              <w:top w:w="80" w:type="dxa"/>
              <w:bottom w:w="80" w:type="dxa"/>
              <w:left w:w="120" w:type="dxa"/>
              <w:right w:w="120" w:type="dxa"/>
            </w:tcMar>
            <w:vAlign w:val="center"/>
          </w:tcPr>
          <w:p>
            <w:pPr>
              <w:spacing w:before="40" w:after="40"/>
              <w:jc w:val="center"/>
            </w:pPr>
            <w:r/>
            <w:r>
              <w:rPr>
                <w:rFonts w:ascii="Arial" w:hAnsi="Arial"/>
                <w:b/>
                <w:color w:val="111111"/>
                <w:sz w:val="17"/>
              </w:rPr>
              <w:t>Model Family</w:t>
            </w:r>
          </w:p>
        </w:tc>
        <w:tc>
          <w:tcPr>
            <w:tcW w:type="dxa" w:w="3168"/>
            <w:shd w:fill="F2F4F8"/>
            <w:tcMar>
              <w:top w:w="80" w:type="dxa"/>
              <w:bottom w:w="80" w:type="dxa"/>
              <w:left w:w="120" w:type="dxa"/>
              <w:right w:w="120" w:type="dxa"/>
            </w:tcMar>
            <w:vAlign w:val="center"/>
          </w:tcPr>
          <w:p>
            <w:pPr>
              <w:spacing w:before="40" w:after="40"/>
              <w:jc w:val="center"/>
            </w:pPr>
            <w:r/>
            <w:r>
              <w:rPr>
                <w:rFonts w:ascii="Arial" w:hAnsi="Arial"/>
                <w:b/>
                <w:color w:val="111111"/>
                <w:sz w:val="17"/>
              </w:rPr>
              <w:t>Model &amp; Configuration</w:t>
            </w:r>
          </w:p>
        </w:tc>
        <w:tc>
          <w:tcPr>
            <w:tcW w:type="dxa" w:w="2592"/>
            <w:shd w:fill="F2F4F8"/>
            <w:tcMar>
              <w:top w:w="80" w:type="dxa"/>
              <w:bottom w:w="80" w:type="dxa"/>
              <w:left w:w="120" w:type="dxa"/>
              <w:right w:w="120" w:type="dxa"/>
            </w:tcMar>
            <w:vAlign w:val="center"/>
          </w:tcPr>
          <w:p>
            <w:pPr>
              <w:spacing w:before="40" w:after="40"/>
              <w:jc w:val="center"/>
            </w:pPr>
            <w:r/>
            <w:r>
              <w:rPr>
                <w:rFonts w:ascii="Arial" w:hAnsi="Arial"/>
                <w:b/>
                <w:color w:val="111111"/>
                <w:sz w:val="17"/>
              </w:rPr>
              <w:t>Input Paradigm</w:t>
            </w:r>
          </w:p>
        </w:tc>
        <w:tc>
          <w:tcPr>
            <w:tcW w:type="dxa" w:w="1872"/>
            <w:shd w:fill="F2F4F8"/>
            <w:tcMar>
              <w:top w:w="80" w:type="dxa"/>
              <w:bottom w:w="80" w:type="dxa"/>
              <w:left w:w="120" w:type="dxa"/>
              <w:right w:w="120" w:type="dxa"/>
            </w:tcMar>
            <w:vAlign w:val="center"/>
          </w:tcPr>
          <w:p>
            <w:pPr>
              <w:spacing w:before="40" w:after="40"/>
              <w:jc w:val="center"/>
            </w:pPr>
            <w:r/>
            <w:r>
              <w:rPr>
                <w:rFonts w:ascii="Arial" w:hAnsi="Arial"/>
                <w:b/>
                <w:color w:val="111111"/>
                <w:sz w:val="17"/>
              </w:rPr>
              <w:t>Primary Tier: Strict Exact F1</w:t>
            </w:r>
          </w:p>
        </w:tc>
        <w:tc>
          <w:tcPr>
            <w:tcW w:type="dxa" w:w="1872"/>
            <w:shd w:fill="F2F4F8"/>
            <w:tcMar>
              <w:top w:w="80" w:type="dxa"/>
              <w:bottom w:w="80" w:type="dxa"/>
              <w:left w:w="120" w:type="dxa"/>
              <w:right w:w="120" w:type="dxa"/>
            </w:tcMar>
            <w:vAlign w:val="center"/>
          </w:tcPr>
          <w:p>
            <w:pPr>
              <w:spacing w:before="40" w:after="40"/>
              <w:jc w:val="center"/>
            </w:pPr>
            <w:r/>
            <w:r>
              <w:rPr>
                <w:rFonts w:ascii="Arial" w:hAnsi="Arial"/>
                <w:b/>
                <w:color w:val="111111"/>
                <w:sz w:val="17"/>
              </w:rPr>
              <w:t>Secondary Tier: Adapted ADE F1</w:t>
            </w:r>
          </w:p>
        </w:tc>
      </w:tr>
      <w:tr>
        <w:tc>
          <w:tcPr>
            <w:tcW w:type="dxa" w:w="1872"/>
            <w:shd w:fill="FFFFFF"/>
            <w:tcMar>
              <w:top w:w="80" w:type="dxa"/>
              <w:bottom w:w="80" w:type="dxa"/>
              <w:left w:w="120" w:type="dxa"/>
              <w:right w:w="120" w:type="dxa"/>
            </w:tcMar>
            <w:vAlign w:val="center"/>
          </w:tcPr>
          <w:p>
            <w:pPr>
              <w:spacing w:before="40" w:after="40"/>
              <w:jc w:val="left"/>
            </w:pPr>
            <w:r/>
            <w:r>
              <w:rPr>
                <w:rFonts w:ascii="Arial" w:hAnsi="Arial"/>
                <w:b/>
                <w:color w:val="222222"/>
                <w:sz w:val="17"/>
              </w:rPr>
              <w:t>Fine-Tuned Encoder</w:t>
            </w:r>
          </w:p>
        </w:tc>
        <w:tc>
          <w:tcPr>
            <w:tcW w:type="dxa" w:w="3168"/>
            <w:shd w:fill="FFFFFF"/>
            <w:tcMar>
              <w:top w:w="80" w:type="dxa"/>
              <w:bottom w:w="80" w:type="dxa"/>
              <w:left w:w="120" w:type="dxa"/>
              <w:right w:w="120" w:type="dxa"/>
            </w:tcMar>
            <w:vAlign w:val="center"/>
          </w:tcPr>
          <w:p>
            <w:pPr>
              <w:spacing w:before="40" w:after="40"/>
              <w:jc w:val="center"/>
            </w:pPr>
            <w:r/>
            <w:r>
              <w:rPr>
                <w:rFonts w:ascii="Arial" w:hAnsi="Arial"/>
                <w:b/>
                <w:color w:val="222222"/>
                <w:sz w:val="17"/>
              </w:rPr>
              <w:t>BioBERT (10-Fold CV, Seed 42 Default)</w:t>
            </w:r>
          </w:p>
        </w:tc>
        <w:tc>
          <w:tcPr>
            <w:tcW w:type="dxa" w:w="259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Sentence Token Classification</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0.6594 ± 0.0196</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0.7848 ± 0.0127</w:t>
            </w:r>
          </w:p>
        </w:tc>
      </w:tr>
      <w:tr>
        <w:tc>
          <w:tcPr>
            <w:tcW w:type="dxa" w:w="1872"/>
            <w:shd w:fill="FBFBFB"/>
            <w:tcMar>
              <w:top w:w="80" w:type="dxa"/>
              <w:bottom w:w="80" w:type="dxa"/>
              <w:left w:w="120" w:type="dxa"/>
              <w:right w:w="120" w:type="dxa"/>
            </w:tcMar>
            <w:vAlign w:val="center"/>
          </w:tcPr>
          <w:p>
            <w:pPr>
              <w:spacing w:before="40" w:after="40"/>
              <w:jc w:val="left"/>
            </w:pPr>
            <w:r/>
            <w:r>
              <w:rPr>
                <w:rFonts w:ascii="Arial" w:hAnsi="Arial"/>
                <w:b/>
                <w:color w:val="222222"/>
                <w:sz w:val="17"/>
              </w:rPr>
              <w:t>Fine-Tuned Encoder</w:t>
            </w:r>
          </w:p>
        </w:tc>
        <w:tc>
          <w:tcPr>
            <w:tcW w:type="dxa" w:w="3168"/>
            <w:shd w:fill="FBFBFB"/>
            <w:tcMar>
              <w:top w:w="80" w:type="dxa"/>
              <w:bottom w:w="80" w:type="dxa"/>
              <w:left w:w="120" w:type="dxa"/>
              <w:right w:w="120" w:type="dxa"/>
            </w:tcMar>
            <w:vAlign w:val="center"/>
          </w:tcPr>
          <w:p>
            <w:pPr>
              <w:spacing w:before="40" w:after="40"/>
              <w:jc w:val="center"/>
            </w:pPr>
            <w:r/>
            <w:r>
              <w:rPr>
                <w:rFonts w:ascii="Arial" w:hAnsi="Arial"/>
                <w:b/>
                <w:color w:val="222222"/>
                <w:sz w:val="17"/>
              </w:rPr>
              <w:t>BioBERT (10-Fold CV, 5-Seed Pooled)</w:t>
            </w:r>
          </w:p>
        </w:tc>
        <w:tc>
          <w:tcPr>
            <w:tcW w:type="dxa" w:w="259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Sentence Token Classification</w:t>
            </w:r>
          </w:p>
        </w:tc>
        <w:tc>
          <w:tcPr>
            <w:tcW w:type="dxa" w:w="187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0.6595 ± 0.0177</w:t>
            </w:r>
          </w:p>
        </w:tc>
        <w:tc>
          <w:tcPr>
            <w:tcW w:type="dxa" w:w="1872"/>
            <w:shd w:fill="FBFBFB"/>
            <w:tcMar>
              <w:top w:w="80" w:type="dxa"/>
              <w:bottom w:w="80" w:type="dxa"/>
              <w:left w:w="120" w:type="dxa"/>
              <w:right w:w="120" w:type="dxa"/>
            </w:tcMar>
            <w:vAlign w:val="center"/>
          </w:tcPr>
          <w:p>
            <w:pPr>
              <w:spacing w:before="40" w:after="40"/>
              <w:jc w:val="center"/>
            </w:pPr>
            <w:r/>
            <w:r>
              <w:rPr>
                <w:rFonts w:ascii="Arial" w:hAnsi="Arial"/>
                <w:b w:val="0"/>
                <w:color w:val="222222"/>
                <w:sz w:val="17"/>
              </w:rPr>
              <w:t>0.7882 ± 0.0112</w:t>
            </w:r>
          </w:p>
        </w:tc>
      </w:tr>
      <w:tr>
        <w:tc>
          <w:tcPr>
            <w:tcW w:type="dxa" w:w="1872"/>
            <w:shd w:fill="FFFFFF"/>
            <w:tcMar>
              <w:top w:w="80" w:type="dxa"/>
              <w:bottom w:w="80" w:type="dxa"/>
              <w:left w:w="120" w:type="dxa"/>
              <w:right w:w="120" w:type="dxa"/>
            </w:tcMar>
            <w:vAlign w:val="center"/>
          </w:tcPr>
          <w:p>
            <w:pPr>
              <w:spacing w:before="40" w:after="40"/>
              <w:jc w:val="left"/>
            </w:pPr>
            <w:r/>
            <w:r>
              <w:rPr>
                <w:rFonts w:ascii="Arial" w:hAnsi="Arial"/>
                <w:b/>
                <w:color w:val="222222"/>
                <w:sz w:val="17"/>
              </w:rPr>
              <w:t>Open-Weight LLM</w:t>
            </w:r>
          </w:p>
        </w:tc>
        <w:tc>
          <w:tcPr>
            <w:tcW w:type="dxa" w:w="3168"/>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LLaMA 4 (1-shot, Filtered P2_TAG)</w:t>
            </w:r>
          </w:p>
        </w:tc>
        <w:tc>
          <w:tcPr>
            <w:tcW w:type="dxa" w:w="259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Inline Tagged XML</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0.2364</w:t>
            </w:r>
          </w:p>
        </w:tc>
        <w:tc>
          <w:tcPr>
            <w:tcW w:type="dxa" w:w="1872"/>
            <w:shd w:fill="FFFFFF"/>
            <w:tcMar>
              <w:top w:w="80" w:type="dxa"/>
              <w:bottom w:w="80" w:type="dxa"/>
              <w:left w:w="120" w:type="dxa"/>
              <w:right w:w="120" w:type="dxa"/>
            </w:tcMar>
            <w:vAlign w:val="center"/>
          </w:tcPr>
          <w:p>
            <w:pPr>
              <w:spacing w:before="40" w:after="40"/>
              <w:jc w:val="center"/>
            </w:pPr>
            <w:r/>
            <w:r>
              <w:rPr>
                <w:rFonts w:ascii="Arial" w:hAnsi="Arial"/>
                <w:b w:val="0"/>
                <w:color w:val="222222"/>
                <w:sz w:val="17"/>
              </w:rPr>
              <w:t>0.4766</w:t>
            </w:r>
          </w:p>
        </w:tc>
      </w:tr>
    </w:tbl>
    <w:p w14:paraId="70DD8909" w14:textId="77777777" w:rsidR="00426F20" w:rsidRDefault="00426F20" w:rsidP="00413F31">
      <w:pPr>
        <w:rPr>
          <w:del w:id="391" w:author="Penny, Brandon *" w:date="2026-08-28T15:31:00Z" w16du:dateUtc="2026-08-28T15:31:28Z"/>
        </w:rPr>
      </w:pPr>
      <w:del w:id="392" w:author="Penny, Brandon *" w:date="2026-08-28T15:31:00Z" w16du:dateUtc="2026-08-28T15:31:28Z">
        <w:r>
          <w:delText>Taken together with the FAERS results, these VAERS findings demonstrate that BERT-based models trained on high-quality human annotations provide more robust and reliable performance across heterogeneous pharmacovigilance datasets. While LLM-derived annotations offer a convenient low-resource alternative, their direct use leads to substantially lower accuracy, particularly in semantically complex categories such as STATUS, LAB, and HX. These results underscore the continued importance of curated human-labeled data for medical NER and highlight the effectiveness of supervised transformer models for large-scale safety narrative processing in real-world biomedical applications.</w:delText>
        </w:r>
      </w:del>
    </w:p>
    <w:p w14:paraId="725088E8" w14:textId="77777777" w:rsidR="00426F20" w:rsidRDefault="00426F20" w:rsidP="00413F31"/>
    <w:p w14:paraId="238A9B2F" w14:textId="7DDF15B4" w:rsidR="00413F31" w:rsidRPr="0085396C" w:rsidRDefault="00ED1417" w:rsidP="00413F31">
      <w:r>
        <w:rPr>
          <w:noProof/>
        </w:rPr>
        <w:drawing>
          <wp:inline distT="0" distB="0" distL="0" distR="0" wp14:anchorId="46402949" wp14:editId="03D9F47F">
            <wp:extent cx="5943600" cy="2448560"/>
            <wp:effectExtent l="0" t="0" r="0" b="8890"/>
            <wp:docPr id="1377897464" name="Picture 2"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97464" name="Picture 2" descr="Chart, hist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inline>
        </w:drawing>
      </w:r>
    </w:p>
    <w:p w14:paraId="17702528" w14:textId="4E95413A" w:rsidR="00413F31" w:rsidRDefault="00413F31" w:rsidP="00413F31">
      <w:r>
        <w:t>Figure 6. Cross-Domain Annotation Benchmark and Error Anatomy on the VAERS Vaccine Dataset. (a) Per-category performance across all 8 VAERS entity classes and overall micro-average for BERT (Blue) vs. LLM (Pink-Coral), showing F1 bars and precision/recall trajectories. (b) M/C/S/N error distribution for BERT vs. LLM on VAERS test narratives. (c) BERT top label misclassifications (X-axis: 0–660). (d) LLM top label misclassifications (X-axis: 0–660, aligned with panel c).</w:t>
      </w:r>
    </w:p>
    <w:p w14:paraId="19767CA5" w14:textId="77777777" w:rsidR="00CD0715" w:rsidRDefault="00CD0715" w:rsidP="00413F31"/>
    <w:p w14:paraId="66057E6D" w14:textId="73F82017" w:rsidR="007D319B" w:rsidRPr="008A6017" w:rsidRDefault="007D319B" w:rsidP="007D319B">
      <w:pPr>
        <w:pStyle w:val="Heading1"/>
        <w:rPr>
          <w:rFonts w:asciiTheme="minorHAnsi" w:eastAsiaTheme="minorHAnsi" w:hAnsiTheme="minorHAnsi" w:cstheme="minorBidi"/>
          <w:color w:val="auto"/>
          <w:sz w:val="24"/>
          <w:szCs w:val="24"/>
        </w:rPr>
      </w:pPr>
      <w:r>
        <w:t xml:space="preserve">4. </w:t>
      </w:r>
      <w:r w:rsidRPr="007D319B">
        <w:t>Discussion</w:t>
      </w:r>
    </w:p>
    <w:p w14:paraId="25FE41CE" w14:textId="6605EC2F" w:rsidR="00443EF3" w:rsidRPr="00443EF3" w:rsidRDefault="00443EF3" w:rsidP="00443EF3">
      <w:r w:rsidRPr="00443EF3">
        <w:t xml:space="preserve">This work provides a systematic comparison of </w:t>
      </w:r>
      <w:r w:rsidR="00A52498">
        <w:t>automated</w:t>
      </w:r>
      <w:r w:rsidRPr="00443EF3">
        <w:t xml:space="preserve"> </w:t>
      </w:r>
      <w:r w:rsidR="00A52498">
        <w:t>system</w:t>
      </w:r>
      <w:r w:rsidRPr="00443EF3">
        <w:t>s for extracting clinical concepts from regulatory safety narratives, grounded in newly developed FAERS annotations and an established VAERS benchmark. The</w:t>
      </w:r>
      <w:r w:rsidR="006349AE">
        <w:t xml:space="preserve"> </w:t>
      </w:r>
      <w:r w:rsidR="00CE5FA9">
        <w:t>annotated</w:t>
      </w:r>
      <w:r w:rsidRPr="00443EF3">
        <w:t xml:space="preserve"> dataset </w:t>
      </w:r>
      <w:r w:rsidR="009B6174" w:rsidRPr="00443EF3">
        <w:t>captures</w:t>
      </w:r>
      <w:r w:rsidRPr="00443EF3">
        <w:t xml:space="preserve"> the complexity of real-world pharmacovigilance narratives and </w:t>
      </w:r>
      <w:r w:rsidR="007B4D47">
        <w:t xml:space="preserve">can </w:t>
      </w:r>
      <w:r w:rsidRPr="00443EF3">
        <w:t xml:space="preserve">serve as benchmarks for future NER and related </w:t>
      </w:r>
      <w:r w:rsidR="006C3106">
        <w:t xml:space="preserve">regulatory </w:t>
      </w:r>
      <w:r w:rsidRPr="00443EF3">
        <w:t>tasks.</w:t>
      </w:r>
    </w:p>
    <w:p w14:paraId="262F42A5" w14:textId="63A6C28A" w:rsidR="00443EF3" w:rsidRPr="00443EF3" w:rsidRDefault="00EC3536" w:rsidP="00443EF3">
      <w:pPr>
        <w:rPr>
          <w:ins w:id="393" w:author="Penny, Brandon *" w:date="2026-08-28T15:31:00Z" w16du:dateUtc="2026-08-28T15:31:04Z"/>
        </w:rPr>
      </w:pPr>
      <w:r>
        <w:t xml:space="preserve">In this study, </w:t>
      </w:r>
      <w:r w:rsidR="00443EF3" w:rsidRPr="00443EF3">
        <w:t xml:space="preserve">we </w:t>
      </w:r>
      <w:r w:rsidR="00D14FE6">
        <w:t>observed</w:t>
      </w:r>
      <w:r w:rsidR="00443EF3" w:rsidRPr="00443EF3">
        <w:t xml:space="preserve"> that a zero-shot, instruction-tuned LLM markedly outperforms a legacy rule-based system (ETHER). This highlights the utility of LLMs as a flexible baseline when annotated data or rule development is limited. </w:t>
      </w:r>
      <w:r w:rsidR="00887A80">
        <w:t>On the other hand</w:t>
      </w:r>
      <w:r w:rsidR="00443EF3" w:rsidRPr="00443EF3">
        <w:t xml:space="preserve">, </w:t>
      </w:r>
      <w:r w:rsidR="00891396">
        <w:t xml:space="preserve">a </w:t>
      </w:r>
      <w:r w:rsidR="00443EF3" w:rsidRPr="00443EF3">
        <w:t>supervised BERT model trained on high-quality annotations achieved consistently higher overall performance across both FAERS and VAERS datasets, with especially large gains for context-dependent categories such as STATUS, HX, and laboratory and diagnostic entities. These findings reinforce the value of domain-specific supervised models for structured extraction tasks.</w:t>
      </w:r>
    </w:p>
    <w:p w14:paraId="48DED58E" w14:textId="37F7F9CD" w:rsidR="6D769565" w:rsidRDefault="35D5FCA7">
      <w:commentRangeStart w:id="394"/>
      <w:ins w:id="395" w:author="Penny, Brandon *" w:date="2026-08-28T15:31:00Z" w16du:dateUtc="2026-08-28T15:31:07Z">
        <w:r>
          <w:t>Taken together with the FAERS results, these VAERS findings demonstrate that BERT-based models trained on high-quality human annotations provide more robust and reliable performance across heterogeneous pharmacovigilance datasets. While LLM-derived annotations offer a convenient low-resource alternative, their direct use leads to substantially lower accuracy, particularly in semantically complex categories such as STATUS, LAB, and HX. These results underscore the continued importance of curated human-labeled data for medical NER and highlight the effectiveness of supervised transformer models for large-scale safety narrative processing in real-world biomedical applications.</w:t>
        </w:r>
      </w:ins>
      <w:commentRangeEnd w:id="394"/>
      <w:r>
        <w:rPr>
          <w:rStyle w:val="CommentReference"/>
          <w:sz w:val="24"/>
          <w:szCs w:val="24"/>
        </w:rPr>
        <w:commentReference w:id="394"/>
      </w:r>
    </w:p>
    <w:p w14:paraId="7E1C805D" w14:textId="07971441" w:rsidR="00443EF3" w:rsidRPr="00443EF3" w:rsidRDefault="00443EF3" w:rsidP="00443EF3">
      <w:r w:rsidRPr="00443EF3">
        <w:t xml:space="preserve">The reported performance should be interpreted in the context of a </w:t>
      </w:r>
      <w:r w:rsidR="00D96560">
        <w:t>multi-class</w:t>
      </w:r>
      <w:r w:rsidR="006668C3">
        <w:t xml:space="preserve"> classification</w:t>
      </w:r>
      <w:r w:rsidR="00FD5B6E">
        <w:t xml:space="preserve"> task</w:t>
      </w:r>
      <w:r w:rsidR="006668C3">
        <w:t xml:space="preserve"> with </w:t>
      </w:r>
      <w:r w:rsidR="00FD5B6E">
        <w:t xml:space="preserve">a </w:t>
      </w:r>
      <w:r w:rsidRPr="00443EF3">
        <w:t>stringent evaluation framework. Because the metric requires exact agreement in both span boundaries and fine-grained labels, it penalizes minor boundary differences and ambiguities between closely related categories (e.g., AE vs. diagnosis vs. medical history). As a result, the observed F1-scores likely underestimate the models’ ability to identify clinically relevant concepts, and should be understood as reflecting task complexity and strict evaluation criteria rather than limited practical utility.</w:t>
      </w:r>
    </w:p>
    <w:p w14:paraId="1C32834E" w14:textId="77777777" w:rsidR="004700A2" w:rsidRPr="004700A2" w:rsidRDefault="004700A2" w:rsidP="004700A2">
      <w:r w:rsidRPr="004700A2">
        <w:t>Error analysis provides additional context for the observed performance under this strict evaluation framework. BERT produces more exact matches and fewer hallucinated spans, reflecting stronger adherence to annotation boundaries and label definitions, but tends to miss entities in more ambiguous contexts. In contrast, the LLM shows broader coverage but introduces more boundary inconsistencies and label confusion, particularly among closely related categories (e.g., diagnosis vs. medical history). These patterns suggest that a substantial portion of “errors” arise from boundary mismatch or label ambiguity rather than complete failure to identify relevant clinical concepts, contributing to the relatively low F1-scores under exact-match evaluation.</w:t>
      </w:r>
    </w:p>
    <w:p w14:paraId="58E40D05" w14:textId="77777777" w:rsidR="004700A2" w:rsidRPr="004700A2" w:rsidRDefault="004700A2" w:rsidP="004700A2">
      <w:r w:rsidRPr="004700A2">
        <w:t>From a practical perspective, these differences highlight complementary roles of the two approaches. BERT serves as a stable and efficient “workhorse” for large-scale deployment, offering consistent, schema-adherent outputs, while LLMs provide flexibility for tasks such as initial annotation, candidate identification, and guideline refinement. This complementary design supports a hybrid workflow in which structured models ensure reliability and scalability, and LLMs facilitate iterative improvement through human-in-the-loop processes.</w:t>
      </w:r>
    </w:p>
    <w:p w14:paraId="08FF0C16" w14:textId="48010591" w:rsidR="00443EF3" w:rsidRPr="00443EF3" w:rsidRDefault="00443EF3" w:rsidP="00443EF3">
      <w:r w:rsidRPr="00443EF3">
        <w:t>Beyond model comparison, the annotated datasets themselves provide a valuable resource for future research. By spanning both drug and vaccine safety narratives and incorporating harmonized entity definitions, they enable studies on cross-domain generalization, transfer learning, and multi-task modeling. The detailed error characterizations also highlight areas where additional training data, refined guidelines, or specialized modeling approaches may further improve performance.</w:t>
      </w:r>
    </w:p>
    <w:p w14:paraId="3B7F59D2" w14:textId="56F603ED" w:rsidR="00443EF3" w:rsidRPr="00443EF3" w:rsidRDefault="00443EF3" w:rsidP="00443EF3">
      <w:r w:rsidRPr="00443EF3">
        <w:t>This study has several limitations. The annotated datasets, while carefully constructed, represent a subset of possible reporting scenarios and may not fully generalize across all products</w:t>
      </w:r>
      <w:r w:rsidR="007B4D47">
        <w:t xml:space="preserve"> and</w:t>
      </w:r>
      <w:r w:rsidRPr="00443EF3">
        <w:t xml:space="preserve"> </w:t>
      </w:r>
      <w:r w:rsidR="007B4D47">
        <w:t>adverse events.</w:t>
      </w:r>
      <w:r w:rsidR="00540BBF">
        <w:t xml:space="preserve"> </w:t>
      </w:r>
      <w:r w:rsidR="00191F46" w:rsidRPr="00191F46">
        <w:t xml:space="preserve">The current annotation workflow was designed </w:t>
      </w:r>
      <w:r w:rsidR="00CD06EC" w:rsidRPr="00CD06EC">
        <w:t>as a linear process</w:t>
      </w:r>
      <w:r w:rsidR="0072050D">
        <w:t>, start</w:t>
      </w:r>
      <w:r w:rsidR="009F71A8">
        <w:t>ing</w:t>
      </w:r>
      <w:r w:rsidR="0072050D">
        <w:t xml:space="preserve"> with </w:t>
      </w:r>
      <w:r w:rsidR="00F15BDB">
        <w:t xml:space="preserve">a </w:t>
      </w:r>
      <w:r w:rsidR="00191F46" w:rsidRPr="00191F46">
        <w:t>single annotator, with future work planned to incorporate cross-annotator review and adjudication for additional validation and robustness.</w:t>
      </w:r>
      <w:r w:rsidR="00191F46">
        <w:t xml:space="preserve"> </w:t>
      </w:r>
      <w:r w:rsidRPr="00443EF3">
        <w:t>In addition, this work focuses on span-level NER and does not address downstream tasks such as relation extraction or causality assessment, which are critical for regulatory applications. Finally, due to data sensitivity constraints, we were unable to evaluate certain commercial LLMs, and future advances in model capabilities may shift the relative performance observed here.</w:t>
      </w:r>
    </w:p>
    <w:p w14:paraId="3A81F0E1" w14:textId="640310A6" w:rsidR="001A6151" w:rsidRPr="001A6151" w:rsidRDefault="00443EF3" w:rsidP="00E80B1B">
      <w:r w:rsidRPr="00443EF3">
        <w:t>In summary, BERT-based NER models demonstrate strong and reliable performance for pharmacovigilance concept extraction when trained on curated datasets. Rather than replacing such models, LLMs complement them by providing flexibility and supporting annotation and analysis workflows. Together, these approaches highlight the continued importance of high-quality annotated data in enabling accurate and scalable NLP solutions for regulatory safety applications.</w:t>
      </w:r>
      <w:r w:rsidR="00E96352">
        <w:t xml:space="preserve"> </w:t>
      </w:r>
    </w:p>
    <w:p w14:paraId="1BDCF7DE" w14:textId="77777777" w:rsidR="00A66DFF" w:rsidRPr="00C65167" w:rsidRDefault="00A66DFF" w:rsidP="00A66DFF">
      <w:pPr>
        <w:pStyle w:val="Heading1"/>
      </w:pPr>
      <w:r w:rsidRPr="00AB1D9A">
        <w:t>Acknowledgement</w:t>
      </w:r>
    </w:p>
    <w:p w14:paraId="22C01573" w14:textId="1D0E371A" w:rsidR="00A66DFF" w:rsidRPr="00806606" w:rsidRDefault="008E3D93" w:rsidP="00A66DFF">
      <w:r w:rsidRPr="000741D3">
        <w:t xml:space="preserve">Karen Long and </w:t>
      </w:r>
      <w:r w:rsidRPr="003A22C2">
        <w:t xml:space="preserve">Joseph Cusimano provided feedback on drafts of the clinical concept </w:t>
      </w:r>
      <w:r w:rsidRPr="000741D3">
        <w:t>categories and definitions for the annotation guidelines. WZ</w:t>
      </w:r>
      <w:r w:rsidRPr="00275905">
        <w:t xml:space="preserve"> </w:t>
      </w:r>
      <w:r>
        <w:t>and ML are</w:t>
      </w:r>
      <w:r w:rsidRPr="00275905">
        <w:t xml:space="preserve"> grateful for the support by an appointment to the Research Participation Program of the U.S. FDA through the Oak Ridge Institute for Science and Education (ORISE).</w:t>
      </w:r>
      <w:r>
        <w:t xml:space="preserve"> </w:t>
      </w:r>
    </w:p>
    <w:p w14:paraId="089FD7E8" w14:textId="77777777" w:rsidR="00A66DFF" w:rsidRPr="00C3523E" w:rsidRDefault="00A66DFF" w:rsidP="00A66DFF">
      <w:r w:rsidRPr="00C3523E">
        <w:rPr>
          <w:b/>
          <w:bCs/>
        </w:rPr>
        <w:t xml:space="preserve">Disclaimer: </w:t>
      </w:r>
      <w:r w:rsidRPr="00C3523E">
        <w:t>This manuscript reflects the views of the authors and does not necessarily reflect those of the Food and Drug Administration. Any mention of commercial products is for clarification only and is not intended as approval, endorsement, or recommendation.</w:t>
      </w:r>
    </w:p>
    <w:p w14:paraId="772AA03E" w14:textId="77777777" w:rsidR="00A66DFF" w:rsidRDefault="00A66DFF" w:rsidP="00A66DFF">
      <w:r w:rsidRPr="00644DF6">
        <w:t>This manuscript was created with the assistance of FDA’s Generative AI tool, Elsa. Elsa was used to help identify relevant references and improve clarity and grammar of text that was initially written by one of the authors. Authors have reviewed, verified, and edited the content for the final manuscript.</w:t>
      </w:r>
    </w:p>
    <w:p w14:paraId="41D59A07" w14:textId="77777777" w:rsidR="00A66DFF" w:rsidRDefault="00A66DFF" w:rsidP="00A66DFF">
      <w:pPr>
        <w:pStyle w:val="Heading1"/>
      </w:pPr>
      <w:r w:rsidRPr="003548A8">
        <w:t>Declarations</w:t>
      </w:r>
    </w:p>
    <w:p w14:paraId="3A82D5C3" w14:textId="77777777" w:rsidR="00A66DFF" w:rsidRDefault="00A66DFF" w:rsidP="00A66DFF">
      <w:pPr>
        <w:pStyle w:val="Heading2"/>
        <w:rPr>
          <w:shd w:val="clear" w:color="auto" w:fill="FFFFFF"/>
        </w:rPr>
      </w:pPr>
      <w:r>
        <w:rPr>
          <w:shd w:val="clear" w:color="auto" w:fill="FFFFFF"/>
        </w:rPr>
        <w:t>Funding</w:t>
      </w:r>
    </w:p>
    <w:p w14:paraId="484F5DCD" w14:textId="77777777" w:rsidR="00A66DFF" w:rsidRDefault="00A66DFF" w:rsidP="00A66DFF">
      <w:pPr>
        <w:rPr>
          <w:shd w:val="clear" w:color="auto" w:fill="FFFFFF"/>
        </w:rPr>
      </w:pPr>
      <w:r w:rsidRPr="00296BF7">
        <w:t>This work was funded by the U.S. Food and Drug Administration</w:t>
      </w:r>
      <w:r>
        <w:t xml:space="preserve">. </w:t>
      </w:r>
    </w:p>
    <w:p w14:paraId="27CE51A6" w14:textId="77777777" w:rsidR="00A66DFF" w:rsidRDefault="00A66DFF" w:rsidP="00A66DFF">
      <w:pPr>
        <w:pStyle w:val="Heading2"/>
        <w:rPr>
          <w:shd w:val="clear" w:color="auto" w:fill="FFFFFF"/>
        </w:rPr>
      </w:pPr>
      <w:r>
        <w:rPr>
          <w:shd w:val="clear" w:color="auto" w:fill="FFFFFF"/>
        </w:rPr>
        <w:t xml:space="preserve">Conflicts of </w:t>
      </w:r>
      <w:r w:rsidRPr="000A60C4">
        <w:t>interest</w:t>
      </w:r>
    </w:p>
    <w:p w14:paraId="311F0E6B" w14:textId="77777777" w:rsidR="00A66DFF" w:rsidRDefault="00A66DFF" w:rsidP="00A66DFF">
      <w:r w:rsidRPr="00D11112">
        <w:t>The authors declare that the research was conducted in the absence of any commercial or financial relationships that could be construed as potential conflicts of interest.</w:t>
      </w:r>
    </w:p>
    <w:p w14:paraId="0F78F2CB" w14:textId="77777777" w:rsidR="00A66DFF" w:rsidRDefault="00A66DFF" w:rsidP="00A66DFF">
      <w:pPr>
        <w:pStyle w:val="Heading2"/>
        <w:rPr>
          <w:shd w:val="clear" w:color="auto" w:fill="FFFFFF"/>
        </w:rPr>
      </w:pPr>
      <w:r>
        <w:rPr>
          <w:shd w:val="clear" w:color="auto" w:fill="FFFFFF"/>
        </w:rPr>
        <w:t>Ethics approval</w:t>
      </w:r>
    </w:p>
    <w:p w14:paraId="2E071A02" w14:textId="77777777" w:rsidR="00A66DFF" w:rsidRDefault="00A66DFF" w:rsidP="00A66DFF">
      <w:pPr>
        <w:rPr>
          <w:shd w:val="clear" w:color="auto" w:fill="FFFFFF"/>
        </w:rPr>
      </w:pPr>
      <w:r>
        <w:rPr>
          <w:shd w:val="clear" w:color="auto" w:fill="FFFFFF"/>
        </w:rPr>
        <w:t>Not Applicable</w:t>
      </w:r>
    </w:p>
    <w:p w14:paraId="617D8468" w14:textId="77777777" w:rsidR="00A66DFF" w:rsidRDefault="00A66DFF" w:rsidP="00A66DFF">
      <w:pPr>
        <w:pStyle w:val="Heading2"/>
        <w:rPr>
          <w:shd w:val="clear" w:color="auto" w:fill="FFFFFF"/>
        </w:rPr>
      </w:pPr>
      <w:r>
        <w:rPr>
          <w:shd w:val="clear" w:color="auto" w:fill="FFFFFF"/>
        </w:rPr>
        <w:t>Consent to participate</w:t>
      </w:r>
    </w:p>
    <w:p w14:paraId="274D8723" w14:textId="77777777" w:rsidR="00A66DFF" w:rsidRPr="000532EA" w:rsidRDefault="00A66DFF" w:rsidP="00A66DFF">
      <w:pPr>
        <w:rPr>
          <w:shd w:val="clear" w:color="auto" w:fill="FFFFFF"/>
        </w:rPr>
      </w:pPr>
      <w:r>
        <w:t xml:space="preserve">Not </w:t>
      </w:r>
      <w:r>
        <w:rPr>
          <w:shd w:val="clear" w:color="auto" w:fill="FFFFFF"/>
        </w:rPr>
        <w:t>Applicable.</w:t>
      </w:r>
    </w:p>
    <w:p w14:paraId="64461F22" w14:textId="77777777" w:rsidR="00A66DFF" w:rsidRDefault="00A66DFF" w:rsidP="00A66DFF">
      <w:pPr>
        <w:pStyle w:val="Heading2"/>
        <w:rPr>
          <w:shd w:val="clear" w:color="auto" w:fill="FFFFFF"/>
        </w:rPr>
      </w:pPr>
      <w:r>
        <w:rPr>
          <w:shd w:val="clear" w:color="auto" w:fill="FFFFFF"/>
        </w:rPr>
        <w:t>Consent for publication</w:t>
      </w:r>
    </w:p>
    <w:p w14:paraId="712537E3" w14:textId="77777777" w:rsidR="00A66DFF" w:rsidRPr="000532EA" w:rsidRDefault="00A66DFF" w:rsidP="00A66DFF">
      <w:pPr>
        <w:rPr>
          <w:shd w:val="clear" w:color="auto" w:fill="FFFFFF"/>
        </w:rPr>
      </w:pPr>
      <w:r>
        <w:rPr>
          <w:shd w:val="clear" w:color="auto" w:fill="FFFFFF"/>
        </w:rPr>
        <w:t>Not Applicable.</w:t>
      </w:r>
    </w:p>
    <w:p w14:paraId="3BDDE5D1" w14:textId="77777777" w:rsidR="00A66DFF" w:rsidRDefault="00A66DFF" w:rsidP="00A66DFF">
      <w:pPr>
        <w:pStyle w:val="Heading2"/>
        <w:rPr>
          <w:shd w:val="clear" w:color="auto" w:fill="FFFFFF"/>
        </w:rPr>
      </w:pPr>
      <w:r>
        <w:rPr>
          <w:shd w:val="clear" w:color="auto" w:fill="FFFFFF"/>
        </w:rPr>
        <w:t>Availability of data and materials</w:t>
      </w:r>
    </w:p>
    <w:p w14:paraId="4AC6618F" w14:textId="76B957EA" w:rsidR="00A66DFF" w:rsidRDefault="00554743" w:rsidP="00A66DFF">
      <w:pPr>
        <w:rPr>
          <w:shd w:val="clear" w:color="auto" w:fill="FFFFFF"/>
        </w:rPr>
      </w:pPr>
      <w:r w:rsidRPr="00554743">
        <w:rPr>
          <w:shd w:val="clear" w:color="auto" w:fill="FFFFFF"/>
        </w:rPr>
        <w:t>The FAERS reports analyzed in this study were obtained from the U.S. Food and Drug Administration Adverse Event Reporting System (FAERS). The expert annotations generated for this study are not publicly available because they constitute a research dataset developed by the authors and are subject to institutional and regulatory restrictions. The VAERS benchmark dataset used in this study is available from its original publication. Additional information regarding the datasets may be available from the corresponding authors upon reasonable request and subject to applicable restrictions.</w:t>
      </w:r>
    </w:p>
    <w:p w14:paraId="37999499" w14:textId="77777777" w:rsidR="00A66DFF" w:rsidRDefault="00A66DFF" w:rsidP="00A66DFF">
      <w:pPr>
        <w:pStyle w:val="Heading2"/>
        <w:rPr>
          <w:shd w:val="clear" w:color="auto" w:fill="FFFFFF"/>
        </w:rPr>
      </w:pPr>
      <w:r>
        <w:rPr>
          <w:shd w:val="clear" w:color="auto" w:fill="FFFFFF"/>
        </w:rPr>
        <w:t>Code availability</w:t>
      </w:r>
    </w:p>
    <w:p w14:paraId="19E68FC5" w14:textId="70A2ED50" w:rsidR="00A66DFF" w:rsidRDefault="008657C6" w:rsidP="00A66DFF">
      <w:pPr>
        <w:rPr>
          <w:shd w:val="clear" w:color="auto" w:fill="FFFFFF"/>
        </w:rPr>
      </w:pPr>
      <w:r w:rsidRPr="008657C6">
        <w:rPr>
          <w:shd w:val="clear" w:color="auto" w:fill="FFFFFF"/>
        </w:rPr>
        <w:t xml:space="preserve">The annotation prompt and source code for the annotation platform are available at: </w:t>
      </w:r>
      <w:hyperlink r:id="rId21" w:history="1">
        <w:r w:rsidRPr="008657C6">
          <w:rPr>
            <w:rStyle w:val="Hyperlink"/>
            <w:shd w:val="clear" w:color="auto" w:fill="FFFFFF"/>
          </w:rPr>
          <w:t>https://github.com/seldas/LLM4AE</w:t>
        </w:r>
      </w:hyperlink>
      <w:r w:rsidRPr="008657C6">
        <w:rPr>
          <w:shd w:val="clear" w:color="auto" w:fill="FFFFFF"/>
        </w:rPr>
        <w:t>.</w:t>
      </w:r>
      <w:r w:rsidR="00A66DFF">
        <w:rPr>
          <w:shd w:val="clear" w:color="auto" w:fill="FFFFFF"/>
        </w:rPr>
        <w:t xml:space="preserve"> </w:t>
      </w:r>
    </w:p>
    <w:p w14:paraId="3D263868" w14:textId="77777777" w:rsidR="00A66DFF" w:rsidRDefault="00A66DFF" w:rsidP="00A66DFF">
      <w:pPr>
        <w:pStyle w:val="Heading2"/>
        <w:rPr>
          <w:shd w:val="clear" w:color="auto" w:fill="FFFFFF"/>
        </w:rPr>
      </w:pPr>
      <w:r>
        <w:rPr>
          <w:shd w:val="clear" w:color="auto" w:fill="FFFFFF"/>
        </w:rPr>
        <w:t>Author contributions</w:t>
      </w:r>
    </w:p>
    <w:p w14:paraId="18687B49" w14:textId="77777777" w:rsidR="00A66DFF" w:rsidRPr="000741D3" w:rsidRDefault="00A66DFF" w:rsidP="00A66DFF">
      <w:r w:rsidRPr="000741D3">
        <w:t>LW, OD, JX </w:t>
      </w:r>
      <w:r w:rsidRPr="00813F6F">
        <w:t xml:space="preserve">conceptualized </w:t>
      </w:r>
      <w:r w:rsidRPr="000741D3">
        <w:t xml:space="preserve">the </w:t>
      </w:r>
      <w:r>
        <w:t>study</w:t>
      </w:r>
      <w:r w:rsidRPr="000741D3">
        <w:t>, ML did the data curation and annotation and OD oversaw the annotation process to provide guidance and address inquiries as needed. WZ, ML, LW did the modeling and data analyses. LW, JX, OD wrote the manuscript. All authors agreed with the final version. </w:t>
      </w:r>
    </w:p>
    <w:p w14:paraId="2DE88079" w14:textId="77777777" w:rsidR="00A66DFF" w:rsidRPr="00D11112" w:rsidRDefault="00A66DFF" w:rsidP="00A66DFF"/>
    <w:p w14:paraId="4B95616C" w14:textId="77777777" w:rsidR="00A66DFF" w:rsidRDefault="00A66DFF" w:rsidP="00A66DFF">
      <w:pPr>
        <w:spacing w:line="259" w:lineRule="auto"/>
        <w:rPr>
          <w:rFonts w:asciiTheme="majorHAnsi" w:eastAsiaTheme="majorEastAsia" w:hAnsiTheme="majorHAnsi" w:cstheme="majorBidi"/>
          <w:color w:val="0F4761" w:themeColor="accent1" w:themeShade="BF"/>
          <w:sz w:val="32"/>
          <w:szCs w:val="32"/>
        </w:rPr>
      </w:pPr>
      <w:r>
        <w:br w:type="page"/>
      </w:r>
    </w:p>
    <w:p w14:paraId="59F8EDA2" w14:textId="77777777" w:rsidR="007D319B" w:rsidRDefault="007D319B" w:rsidP="007D319B"/>
    <w:p w14:paraId="18CC54EF" w14:textId="5086BFDD" w:rsidR="00936F00" w:rsidRDefault="00936F00" w:rsidP="00936F00">
      <w:pPr>
        <w:pStyle w:val="Heading1"/>
      </w:pPr>
      <w:r>
        <w:t>Reference</w:t>
      </w:r>
    </w:p>
    <w:p w14:paraId="32F6A4DB" w14:textId="6C55880F" w:rsidR="00C04CE9" w:rsidRPr="00C04CE9" w:rsidRDefault="006434F9" w:rsidP="00C04CE9">
      <w:pPr>
        <w:pStyle w:val="EndNoteBibliography"/>
        <w:spacing w:after="0"/>
        <w:ind w:left="720" w:hanging="720"/>
      </w:pPr>
      <w:r>
        <w:fldChar w:fldCharType="begin"/>
      </w:r>
      <w:r>
        <w:instrText xml:space="preserve"> ADDIN EN.REFLIST </w:instrText>
      </w:r>
      <w:r>
        <w:fldChar w:fldCharType="separate"/>
      </w:r>
      <w:r w:rsidR="00C04CE9" w:rsidRPr="00C04CE9">
        <w:t>1.</w:t>
      </w:r>
      <w:r w:rsidR="00C04CE9" w:rsidRPr="00C04CE9">
        <w:tab/>
        <w:t xml:space="preserve">FDA. </w:t>
      </w:r>
      <w:r w:rsidR="00C04CE9" w:rsidRPr="00C04CE9">
        <w:rPr>
          <w:i/>
        </w:rPr>
        <w:t>FDA's Adverse Event Reporting System (FAERS)</w:t>
      </w:r>
      <w:r w:rsidR="00C04CE9" w:rsidRPr="00C04CE9">
        <w:t xml:space="preserve">. 2025  [cited 2025 11/24]; Available from: </w:t>
      </w:r>
      <w:hyperlink r:id="rId22" w:history="1">
        <w:r w:rsidR="00C04CE9" w:rsidRPr="00C04CE9">
          <w:rPr>
            <w:rStyle w:val="Hyperlink"/>
          </w:rPr>
          <w:t>https://www.fda.gov/drugs/surveillance/fdas-adverse-event-reporting-system-faers</w:t>
        </w:r>
      </w:hyperlink>
      <w:r w:rsidR="00C04CE9" w:rsidRPr="00C04CE9">
        <w:t>.</w:t>
      </w:r>
    </w:p>
    <w:p w14:paraId="3526E7E3" w14:textId="77777777" w:rsidR="00C04CE9" w:rsidRPr="00C04CE9" w:rsidRDefault="00C04CE9" w:rsidP="00C04CE9">
      <w:pPr>
        <w:pStyle w:val="EndNoteBibliography"/>
        <w:spacing w:after="0"/>
        <w:ind w:left="720" w:hanging="720"/>
      </w:pPr>
      <w:r w:rsidRPr="00C04CE9">
        <w:t>2.</w:t>
      </w:r>
      <w:r w:rsidRPr="00C04CE9">
        <w:tab/>
        <w:t xml:space="preserve">HHS, </w:t>
      </w:r>
      <w:r w:rsidRPr="00C04CE9">
        <w:rPr>
          <w:i/>
        </w:rPr>
        <w:t>the Vaccine Adverse Event Reporting System.</w:t>
      </w:r>
      <w:r w:rsidRPr="00C04CE9">
        <w:t xml:space="preserve"> 2025.</w:t>
      </w:r>
    </w:p>
    <w:p w14:paraId="3646D8AE" w14:textId="77777777" w:rsidR="00C04CE9" w:rsidRPr="00C04CE9" w:rsidRDefault="00C04CE9" w:rsidP="00C04CE9">
      <w:pPr>
        <w:pStyle w:val="EndNoteBibliography"/>
        <w:spacing w:after="0"/>
        <w:ind w:left="720" w:hanging="720"/>
      </w:pPr>
      <w:r w:rsidRPr="00C04CE9">
        <w:t>3.</w:t>
      </w:r>
      <w:r w:rsidRPr="00C04CE9">
        <w:tab/>
        <w:t xml:space="preserve">Fu, S., et al., </w:t>
      </w:r>
      <w:r w:rsidRPr="00C04CE9">
        <w:rPr>
          <w:i/>
        </w:rPr>
        <w:t>Clinical concept extraction: a methodology review.</w:t>
      </w:r>
      <w:r w:rsidRPr="00C04CE9">
        <w:t xml:space="preserve"> Journal of biomedical informatics, 2020. </w:t>
      </w:r>
      <w:r w:rsidRPr="00C04CE9">
        <w:rPr>
          <w:b/>
        </w:rPr>
        <w:t>109</w:t>
      </w:r>
      <w:r w:rsidRPr="00C04CE9">
        <w:t>: p. 103526.</w:t>
      </w:r>
    </w:p>
    <w:p w14:paraId="4B1AA5D7" w14:textId="77777777" w:rsidR="00C04CE9" w:rsidRPr="00C04CE9" w:rsidRDefault="00C04CE9" w:rsidP="00C04CE9">
      <w:pPr>
        <w:pStyle w:val="EndNoteBibliography"/>
        <w:spacing w:after="0"/>
        <w:ind w:left="720" w:hanging="720"/>
      </w:pPr>
      <w:r w:rsidRPr="00C04CE9">
        <w:t>4.</w:t>
      </w:r>
      <w:r w:rsidRPr="00C04CE9">
        <w:tab/>
        <w:t xml:space="preserve">Peng, C., et al., </w:t>
      </w:r>
      <w:r w:rsidRPr="00C04CE9">
        <w:rPr>
          <w:i/>
        </w:rPr>
        <w:t>Clinical concept and relation extraction using prompt-based machine reading comprehension.</w:t>
      </w:r>
      <w:r w:rsidRPr="00C04CE9">
        <w:t xml:space="preserve"> Journal of the American Medical Informatics Association, 2023. </w:t>
      </w:r>
      <w:r w:rsidRPr="00C04CE9">
        <w:rPr>
          <w:b/>
        </w:rPr>
        <w:t>30</w:t>
      </w:r>
      <w:r w:rsidRPr="00C04CE9">
        <w:t>(9): p. 1486-1493.</w:t>
      </w:r>
    </w:p>
    <w:p w14:paraId="6C00767F" w14:textId="77777777" w:rsidR="00C04CE9" w:rsidRPr="00C04CE9" w:rsidRDefault="00C04CE9" w:rsidP="00C04CE9">
      <w:pPr>
        <w:pStyle w:val="EndNoteBibliography"/>
        <w:spacing w:after="0"/>
        <w:ind w:left="720" w:hanging="720"/>
      </w:pPr>
      <w:r w:rsidRPr="00C04CE9">
        <w:t>5.</w:t>
      </w:r>
      <w:r w:rsidRPr="00C04CE9">
        <w:tab/>
        <w:t xml:space="preserve">Norén, G.N., </w:t>
      </w:r>
      <w:r w:rsidRPr="00C04CE9">
        <w:rPr>
          <w:i/>
        </w:rPr>
        <w:t>The power of the case narrative-can it be brought to bear on duplicate detection?</w:t>
      </w:r>
      <w:r w:rsidRPr="00C04CE9">
        <w:t xml:space="preserve"> Drug Safety, 2017. </w:t>
      </w:r>
      <w:r w:rsidRPr="00C04CE9">
        <w:rPr>
          <w:b/>
        </w:rPr>
        <w:t>40</w:t>
      </w:r>
      <w:r w:rsidRPr="00C04CE9">
        <w:t>(7): p. 543-546.</w:t>
      </w:r>
    </w:p>
    <w:p w14:paraId="1E5529BA" w14:textId="77777777" w:rsidR="00C04CE9" w:rsidRPr="00C04CE9" w:rsidRDefault="00C04CE9" w:rsidP="00C04CE9">
      <w:pPr>
        <w:pStyle w:val="EndNoteBibliography"/>
        <w:spacing w:after="0"/>
        <w:ind w:left="720" w:hanging="720"/>
      </w:pPr>
      <w:r w:rsidRPr="00C04CE9">
        <w:t>6.</w:t>
      </w:r>
      <w:r w:rsidRPr="00C04CE9">
        <w:tab/>
        <w:t xml:space="preserve">Kreimeyer, K., et al., </w:t>
      </w:r>
      <w:r w:rsidRPr="00C04CE9">
        <w:rPr>
          <w:i/>
        </w:rPr>
        <w:t>Using probabilistic record linkage of structured and unstructured data to identify duplicate cases in spontaneous adverse event reporting systems.</w:t>
      </w:r>
      <w:r w:rsidRPr="00C04CE9">
        <w:t xml:space="preserve"> Drug Safety, 2017. </w:t>
      </w:r>
      <w:r w:rsidRPr="00C04CE9">
        <w:rPr>
          <w:b/>
        </w:rPr>
        <w:t>40</w:t>
      </w:r>
      <w:r w:rsidRPr="00C04CE9">
        <w:t>(7): p. 571-582.</w:t>
      </w:r>
    </w:p>
    <w:p w14:paraId="34A7FBB6" w14:textId="77777777" w:rsidR="00C04CE9" w:rsidRPr="00C04CE9" w:rsidRDefault="00C04CE9" w:rsidP="00C04CE9">
      <w:pPr>
        <w:pStyle w:val="EndNoteBibliography"/>
        <w:spacing w:after="0"/>
        <w:ind w:left="720" w:hanging="720"/>
      </w:pPr>
      <w:r w:rsidRPr="00C04CE9">
        <w:t>7.</w:t>
      </w:r>
      <w:r w:rsidRPr="00C04CE9">
        <w:tab/>
        <w:t xml:space="preserve">Pilipiec, P., M. Liwicki, and A. Bota, </w:t>
      </w:r>
      <w:r w:rsidRPr="00C04CE9">
        <w:rPr>
          <w:i/>
        </w:rPr>
        <w:t>Using Machine Learning for Pharmacovigilance: A Systematic Review.</w:t>
      </w:r>
      <w:r w:rsidRPr="00C04CE9">
        <w:t xml:space="preserve"> Pharmaceutics, 2022. </w:t>
      </w:r>
      <w:r w:rsidRPr="00C04CE9">
        <w:rPr>
          <w:b/>
        </w:rPr>
        <w:t>14</w:t>
      </w:r>
      <w:r w:rsidRPr="00C04CE9">
        <w:t>(2).</w:t>
      </w:r>
    </w:p>
    <w:p w14:paraId="0AE0293A" w14:textId="77777777" w:rsidR="00C04CE9" w:rsidRPr="00C04CE9" w:rsidRDefault="00C04CE9" w:rsidP="00C04CE9">
      <w:pPr>
        <w:pStyle w:val="EndNoteBibliography"/>
        <w:spacing w:after="0"/>
        <w:ind w:left="720" w:hanging="720"/>
      </w:pPr>
      <w:r w:rsidRPr="00C04CE9">
        <w:t>8.</w:t>
      </w:r>
      <w:r w:rsidRPr="00C04CE9">
        <w:tab/>
        <w:t xml:space="preserve">Pandey, A., et al., </w:t>
      </w:r>
      <w:r w:rsidRPr="00C04CE9">
        <w:rPr>
          <w:i/>
        </w:rPr>
        <w:t>Adverse event extraction from structured product labels using the event-based text-mining of health electronic records (ETHER) system.</w:t>
      </w:r>
      <w:r w:rsidRPr="00C04CE9">
        <w:t xml:space="preserve"> Health informatics journal, 2019. </w:t>
      </w:r>
      <w:r w:rsidRPr="00C04CE9">
        <w:rPr>
          <w:b/>
        </w:rPr>
        <w:t>25</w:t>
      </w:r>
      <w:r w:rsidRPr="00C04CE9">
        <w:t>(4): p. 1232-1243.</w:t>
      </w:r>
    </w:p>
    <w:p w14:paraId="13348F52" w14:textId="77777777" w:rsidR="00C04CE9" w:rsidRPr="00C04CE9" w:rsidRDefault="00C04CE9" w:rsidP="00C04CE9">
      <w:pPr>
        <w:pStyle w:val="EndNoteBibliography"/>
        <w:spacing w:after="0"/>
        <w:ind w:left="720" w:hanging="720"/>
      </w:pPr>
      <w:r w:rsidRPr="00C04CE9">
        <w:t>9.</w:t>
      </w:r>
      <w:r w:rsidRPr="00C04CE9">
        <w:tab/>
        <w:t xml:space="preserve">Bergman, E., et al., </w:t>
      </w:r>
      <w:r w:rsidRPr="00C04CE9">
        <w:rPr>
          <w:i/>
        </w:rPr>
        <w:t>BERT based natural language processing for triage of adverse drug reaction reports shows close to human-level performance.</w:t>
      </w:r>
      <w:r w:rsidRPr="00C04CE9">
        <w:t xml:space="preserve"> PLOS Digital Health, 2023. </w:t>
      </w:r>
      <w:r w:rsidRPr="00C04CE9">
        <w:rPr>
          <w:b/>
        </w:rPr>
        <w:t>2</w:t>
      </w:r>
      <w:r w:rsidRPr="00C04CE9">
        <w:t>(12): p. e0000409.</w:t>
      </w:r>
    </w:p>
    <w:p w14:paraId="52DF06CD" w14:textId="77777777" w:rsidR="00C04CE9" w:rsidRPr="00C04CE9" w:rsidRDefault="00C04CE9" w:rsidP="00C04CE9">
      <w:pPr>
        <w:pStyle w:val="EndNoteBibliography"/>
        <w:spacing w:after="0"/>
        <w:ind w:left="720" w:hanging="720"/>
      </w:pPr>
      <w:r w:rsidRPr="00C04CE9">
        <w:t>10.</w:t>
      </w:r>
      <w:r w:rsidRPr="00C04CE9">
        <w:tab/>
        <w:t xml:space="preserve">Ball, R. and G. Dal Pan, </w:t>
      </w:r>
      <w:r w:rsidRPr="00C04CE9">
        <w:rPr>
          <w:i/>
        </w:rPr>
        <w:t>“Artificial intelligence” for pharmacovigilance: ready for prime time?</w:t>
      </w:r>
      <w:r w:rsidRPr="00C04CE9">
        <w:t xml:space="preserve"> Drug safety, 2022. </w:t>
      </w:r>
      <w:r w:rsidRPr="00C04CE9">
        <w:rPr>
          <w:b/>
        </w:rPr>
        <w:t>45</w:t>
      </w:r>
      <w:r w:rsidRPr="00C04CE9">
        <w:t>(5): p. 429-438.</w:t>
      </w:r>
    </w:p>
    <w:p w14:paraId="6C20D94D" w14:textId="77777777" w:rsidR="00C04CE9" w:rsidRPr="00C04CE9" w:rsidRDefault="00C04CE9" w:rsidP="00C04CE9">
      <w:pPr>
        <w:pStyle w:val="EndNoteBibliography"/>
        <w:spacing w:after="0"/>
        <w:ind w:left="720" w:hanging="720"/>
      </w:pPr>
      <w:r w:rsidRPr="00C04CE9">
        <w:t>11.</w:t>
      </w:r>
      <w:r w:rsidRPr="00C04CE9">
        <w:tab/>
        <w:t xml:space="preserve">Kreimeyer, K., et al., </w:t>
      </w:r>
      <w:r w:rsidRPr="00C04CE9">
        <w:rPr>
          <w:i/>
        </w:rPr>
        <w:t>Increased confidence in deduplication of drug safety reports with natural language processing of narratives at the us food and drug administration.</w:t>
      </w:r>
      <w:r w:rsidRPr="00C04CE9">
        <w:t xml:space="preserve"> Frontiers in Drug Safety and Regulation, 2022. </w:t>
      </w:r>
      <w:r w:rsidRPr="00C04CE9">
        <w:rPr>
          <w:b/>
        </w:rPr>
        <w:t>2</w:t>
      </w:r>
      <w:r w:rsidRPr="00C04CE9">
        <w:t>: p. 918897.</w:t>
      </w:r>
    </w:p>
    <w:p w14:paraId="23C11B60" w14:textId="77777777" w:rsidR="00C04CE9" w:rsidRPr="00C04CE9" w:rsidRDefault="00C04CE9" w:rsidP="00C04CE9">
      <w:pPr>
        <w:pStyle w:val="EndNoteBibliography"/>
        <w:spacing w:after="0"/>
        <w:ind w:left="720" w:hanging="720"/>
      </w:pPr>
      <w:r w:rsidRPr="00C04CE9">
        <w:t>12.</w:t>
      </w:r>
      <w:r w:rsidRPr="00C04CE9">
        <w:tab/>
        <w:t xml:space="preserve">Foster, M., et al., </w:t>
      </w:r>
      <w:r w:rsidRPr="00C04CE9">
        <w:rPr>
          <w:i/>
        </w:rPr>
        <w:t>Generation of an annotated reference standard for vaccine adverse event reports.</w:t>
      </w:r>
      <w:r w:rsidRPr="00C04CE9">
        <w:t xml:space="preserve"> Vaccine, 2018. </w:t>
      </w:r>
      <w:r w:rsidRPr="00C04CE9">
        <w:rPr>
          <w:b/>
        </w:rPr>
        <w:t>36</w:t>
      </w:r>
      <w:r w:rsidRPr="00C04CE9">
        <w:t>(29): p. 4325-4330.</w:t>
      </w:r>
    </w:p>
    <w:p w14:paraId="45F09606" w14:textId="77777777" w:rsidR="00C04CE9" w:rsidRPr="00C04CE9" w:rsidRDefault="00C04CE9" w:rsidP="00C04CE9">
      <w:pPr>
        <w:pStyle w:val="EndNoteBibliography"/>
        <w:spacing w:after="0"/>
        <w:ind w:left="720" w:hanging="720"/>
      </w:pPr>
      <w:r w:rsidRPr="00C04CE9">
        <w:t>13.</w:t>
      </w:r>
      <w:r w:rsidRPr="00C04CE9">
        <w:tab/>
        <w:t xml:space="preserve">Devlin, J., et al. </w:t>
      </w:r>
      <w:r w:rsidRPr="00C04CE9">
        <w:rPr>
          <w:i/>
        </w:rPr>
        <w:t>Bert: Pre-training of deep bidirectional transformers for language understanding</w:t>
      </w:r>
      <w:r w:rsidRPr="00C04CE9">
        <w:t xml:space="preserve">. in </w:t>
      </w:r>
      <w:r w:rsidRPr="00C04CE9">
        <w:rPr>
          <w:i/>
        </w:rPr>
        <w:t>Proceedings of the 2019 conference of the North American chapter of the association for computational linguistics: human language technologies, volume 1 (long and short papers)</w:t>
      </w:r>
      <w:r w:rsidRPr="00C04CE9">
        <w:t>. 2019.</w:t>
      </w:r>
    </w:p>
    <w:p w14:paraId="5101642C" w14:textId="77777777" w:rsidR="00C04CE9" w:rsidRPr="00C04CE9" w:rsidRDefault="00C04CE9" w:rsidP="00C04CE9">
      <w:pPr>
        <w:pStyle w:val="EndNoteBibliography"/>
        <w:spacing w:after="0"/>
        <w:ind w:left="720" w:hanging="720"/>
      </w:pPr>
      <w:r w:rsidRPr="00C04CE9">
        <w:t>14.</w:t>
      </w:r>
      <w:r w:rsidRPr="00C04CE9">
        <w:tab/>
        <w:t xml:space="preserve">Lee, J., et al., </w:t>
      </w:r>
      <w:r w:rsidRPr="00C04CE9">
        <w:rPr>
          <w:i/>
        </w:rPr>
        <w:t>BioBERT: a pre-trained biomedical language representation model for biomedical text mining.</w:t>
      </w:r>
      <w:r w:rsidRPr="00C04CE9">
        <w:t xml:space="preserve"> Bioinformatics, 2020. </w:t>
      </w:r>
      <w:r w:rsidRPr="00C04CE9">
        <w:rPr>
          <w:b/>
        </w:rPr>
        <w:t>36</w:t>
      </w:r>
      <w:r w:rsidRPr="00C04CE9">
        <w:t>(4): p. 1234-1240.</w:t>
      </w:r>
    </w:p>
    <w:p w14:paraId="252B0145" w14:textId="77777777" w:rsidR="00C04CE9" w:rsidRPr="00C04CE9" w:rsidRDefault="00C04CE9" w:rsidP="00C04CE9">
      <w:pPr>
        <w:pStyle w:val="EndNoteBibliography"/>
        <w:spacing w:after="0"/>
        <w:ind w:left="720" w:hanging="720"/>
      </w:pPr>
      <w:r w:rsidRPr="00C04CE9">
        <w:t>15.</w:t>
      </w:r>
      <w:r w:rsidRPr="00C04CE9">
        <w:tab/>
        <w:t xml:space="preserve">Huang, K., J. Altosaar, and R. Ranganath, </w:t>
      </w:r>
      <w:r w:rsidRPr="00C04CE9">
        <w:rPr>
          <w:i/>
        </w:rPr>
        <w:t>Clinicalbert: Modeling clinical notes and predicting hospital readmission.</w:t>
      </w:r>
      <w:r w:rsidRPr="00C04CE9">
        <w:t xml:space="preserve"> arXiv preprint arXiv:1904.05342, 2019.</w:t>
      </w:r>
    </w:p>
    <w:p w14:paraId="0CDEA144" w14:textId="77777777" w:rsidR="00C04CE9" w:rsidRPr="00C04CE9" w:rsidRDefault="00C04CE9" w:rsidP="00C04CE9">
      <w:pPr>
        <w:pStyle w:val="EndNoteBibliography"/>
        <w:spacing w:after="0"/>
        <w:ind w:left="720" w:hanging="720"/>
      </w:pPr>
      <w:r w:rsidRPr="00C04CE9">
        <w:t>16.</w:t>
      </w:r>
      <w:r w:rsidRPr="00C04CE9">
        <w:tab/>
        <w:t xml:space="preserve">Lee, S.A., A. Wu, and J.N. Chiang, </w:t>
      </w:r>
      <w:r w:rsidRPr="00C04CE9">
        <w:rPr>
          <w:i/>
        </w:rPr>
        <w:t>Clinical modernbert: An efficient and long context encoder for biomedical text.</w:t>
      </w:r>
      <w:r w:rsidRPr="00C04CE9">
        <w:t xml:space="preserve"> arXiv preprint arXiv:2504.03964, 2025.</w:t>
      </w:r>
    </w:p>
    <w:p w14:paraId="6B5BA874" w14:textId="77777777" w:rsidR="00C04CE9" w:rsidRPr="00C04CE9" w:rsidRDefault="00C04CE9" w:rsidP="00C04CE9">
      <w:pPr>
        <w:pStyle w:val="EndNoteBibliography"/>
        <w:ind w:left="720" w:hanging="720"/>
      </w:pPr>
      <w:r w:rsidRPr="00C04CE9">
        <w:t>17.</w:t>
      </w:r>
      <w:r w:rsidRPr="00C04CE9">
        <w:tab/>
        <w:t xml:space="preserve">Bayer, S., et al., </w:t>
      </w:r>
      <w:r w:rsidRPr="00C04CE9">
        <w:rPr>
          <w:i/>
        </w:rPr>
        <w:t>ADE Eval: An Evaluation of Text Processing Systems for Adverse Event Extraction from Drug Labels for Pharmacovigilance.</w:t>
      </w:r>
      <w:r w:rsidRPr="00C04CE9">
        <w:t xml:space="preserve"> Drug Saf, 2021. </w:t>
      </w:r>
      <w:r w:rsidRPr="00C04CE9">
        <w:rPr>
          <w:b/>
        </w:rPr>
        <w:t>44</w:t>
      </w:r>
      <w:r w:rsidRPr="00C04CE9">
        <w:t>(1): p. 83-94.</w:t>
      </w:r>
    </w:p>
    <w:p w14:paraId="0A04EE30" w14:textId="617182BA" w:rsidR="000079B2" w:rsidRDefault="006434F9" w:rsidP="00FF70DA">
      <w:r>
        <w:fldChar w:fldCharType="end"/>
      </w:r>
    </w:p>
    <w:p w14:paraId="3D97712B" w14:textId="77777777" w:rsidR="006A29A7" w:rsidRDefault="006A29A7" w:rsidP="00FF70DA"/>
    <w:p w14:paraId="767A52E3" w14:textId="77777777" w:rsidR="000079B2" w:rsidRPr="00C32E22" w:rsidRDefault="000079B2" w:rsidP="000079B2">
      <w:pPr>
        <w:pStyle w:val="Caption"/>
      </w:pPr>
      <w:r>
        <w:rPr>
          <w:noProof/>
        </w:rPr>
        <mc:AlternateContent>
          <mc:Choice Requires="wps">
            <w:drawing>
              <wp:anchor distT="45720" distB="45720" distL="114300" distR="114300" simplePos="0" relativeHeight="251658240" behindDoc="0" locked="0" layoutInCell="1" allowOverlap="1" wp14:anchorId="2395167B" wp14:editId="298C2DA6">
                <wp:simplePos x="0" y="0"/>
                <wp:positionH relativeFrom="column">
                  <wp:posOffset>-157480</wp:posOffset>
                </wp:positionH>
                <wp:positionV relativeFrom="paragraph">
                  <wp:posOffset>477520</wp:posOffset>
                </wp:positionV>
                <wp:extent cx="6035040" cy="6481445"/>
                <wp:effectExtent l="0" t="0" r="22860" b="15240"/>
                <wp:wrapTopAndBottom/>
                <wp:docPr id="18644189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6481445"/>
                        </a:xfrm>
                        <a:prstGeom prst="rect">
                          <a:avLst/>
                        </a:prstGeom>
                        <a:solidFill>
                          <a:srgbClr val="FFFFFF"/>
                        </a:solidFill>
                        <a:ln w="9525">
                          <a:solidFill>
                            <a:srgbClr val="000000"/>
                          </a:solidFill>
                          <a:miter lim="800000"/>
                          <a:headEnd/>
                          <a:tailEnd/>
                        </a:ln>
                      </wps:spPr>
                      <wps:txbx>
                        <w:txbxContent>
                          <w:p w14:paraId="7A3BA043" w14:textId="77777777" w:rsidR="000079B2" w:rsidRPr="00C32E22" w:rsidRDefault="000079B2" w:rsidP="000079B2">
                            <w:pPr>
                              <w:spacing w:after="0" w:line="240" w:lineRule="auto"/>
                              <w:contextualSpacing/>
                              <w:rPr>
                                <w:sz w:val="18"/>
                                <w:szCs w:val="18"/>
                              </w:rPr>
                            </w:pPr>
                            <w:r w:rsidRPr="00C32E22">
                              <w:rPr>
                                <w:sz w:val="18"/>
                                <w:szCs w:val="18"/>
                              </w:rPr>
                              <w:t>**You are an expert medical annotator tasked with identifying and tagging key clinical and contextual attributes in a FAERS (FDA Adverse Event Reporting System) case report narrative. Follow these instructions meticulously:**</w:t>
                            </w:r>
                          </w:p>
                          <w:p w14:paraId="5C8017F5" w14:textId="77777777" w:rsidR="000079B2" w:rsidRPr="00C32E22" w:rsidRDefault="000079B2" w:rsidP="000079B2">
                            <w:pPr>
                              <w:spacing w:after="0" w:line="240" w:lineRule="auto"/>
                              <w:contextualSpacing/>
                              <w:rPr>
                                <w:sz w:val="18"/>
                                <w:szCs w:val="18"/>
                              </w:rPr>
                            </w:pPr>
                          </w:p>
                          <w:p w14:paraId="39240851" w14:textId="77777777" w:rsidR="000079B2" w:rsidRPr="00C32E22" w:rsidRDefault="000079B2" w:rsidP="000079B2">
                            <w:pPr>
                              <w:spacing w:after="0" w:line="240" w:lineRule="auto"/>
                              <w:contextualSpacing/>
                              <w:rPr>
                                <w:sz w:val="18"/>
                                <w:szCs w:val="18"/>
                              </w:rPr>
                            </w:pPr>
                            <w:r w:rsidRPr="00C32E22">
                              <w:rPr>
                                <w:sz w:val="18"/>
                                <w:szCs w:val="18"/>
                              </w:rPr>
                              <w:t xml:space="preserve">### </w:t>
                            </w:r>
                            <w:r w:rsidRPr="00C32E22">
                              <w:rPr>
                                <w:rFonts w:ascii="Segoe UI Symbol" w:hAnsi="Segoe UI Symbol" w:cs="Segoe UI Symbol"/>
                                <w:sz w:val="18"/>
                                <w:szCs w:val="18"/>
                              </w:rPr>
                              <w:t>✳</w:t>
                            </w:r>
                            <w:r w:rsidRPr="00C32E22">
                              <w:rPr>
                                <w:sz w:val="18"/>
                                <w:szCs w:val="18"/>
                              </w:rPr>
                              <w:t>️ Annotation Format and Rules</w:t>
                            </w:r>
                          </w:p>
                          <w:p w14:paraId="365FDDFF" w14:textId="77777777" w:rsidR="000079B2" w:rsidRPr="00C32E22" w:rsidRDefault="000079B2" w:rsidP="000079B2">
                            <w:pPr>
                              <w:spacing w:after="0" w:line="240" w:lineRule="auto"/>
                              <w:contextualSpacing/>
                              <w:rPr>
                                <w:sz w:val="18"/>
                                <w:szCs w:val="18"/>
                              </w:rPr>
                            </w:pPr>
                            <w:r w:rsidRPr="00C32E22">
                              <w:rPr>
                                <w:sz w:val="18"/>
                                <w:szCs w:val="18"/>
                              </w:rPr>
                              <w:t>1. Perform **in-text annotation** by enclosing the relevant text with appropriate XML-style tags.</w:t>
                            </w:r>
                          </w:p>
                          <w:p w14:paraId="16D45FEC" w14:textId="77777777" w:rsidR="000079B2" w:rsidRPr="00C32E22" w:rsidRDefault="000079B2" w:rsidP="000079B2">
                            <w:pPr>
                              <w:spacing w:after="0" w:line="240" w:lineRule="auto"/>
                              <w:contextualSpacing/>
                              <w:rPr>
                                <w:sz w:val="18"/>
                                <w:szCs w:val="18"/>
                              </w:rPr>
                            </w:pPr>
                            <w:r w:rsidRPr="00C32E22">
                              <w:rPr>
                                <w:sz w:val="18"/>
                                <w:szCs w:val="18"/>
                              </w:rPr>
                              <w:t>2. **Do not alter the original text in any way**. Your task is solely to insert annotation tags.</w:t>
                            </w:r>
                          </w:p>
                          <w:p w14:paraId="6C70A3DE" w14:textId="77777777" w:rsidR="000079B2" w:rsidRPr="00C32E22" w:rsidRDefault="000079B2" w:rsidP="000079B2">
                            <w:pPr>
                              <w:spacing w:after="0" w:line="240" w:lineRule="auto"/>
                              <w:contextualSpacing/>
                              <w:rPr>
                                <w:sz w:val="18"/>
                                <w:szCs w:val="18"/>
                              </w:rPr>
                            </w:pPr>
                            <w:r w:rsidRPr="00C32E22">
                              <w:rPr>
                                <w:sz w:val="18"/>
                                <w:szCs w:val="18"/>
                              </w:rPr>
                              <w:t>3. Use capitalized tags in this format: `&lt;TAG&gt;relevant text&lt;/TAG&gt;`.</w:t>
                            </w:r>
                          </w:p>
                          <w:p w14:paraId="384B7243" w14:textId="77777777" w:rsidR="000079B2" w:rsidRPr="00C32E22" w:rsidRDefault="000079B2" w:rsidP="000079B2">
                            <w:pPr>
                              <w:spacing w:after="0" w:line="240" w:lineRule="auto"/>
                              <w:contextualSpacing/>
                              <w:rPr>
                                <w:sz w:val="18"/>
                                <w:szCs w:val="18"/>
                              </w:rPr>
                            </w:pPr>
                            <w:r w:rsidRPr="00C32E22">
                              <w:rPr>
                                <w:sz w:val="18"/>
                                <w:szCs w:val="18"/>
                              </w:rPr>
                              <w:t>4. Ensure all tags are properly opened and closed. For example: `&lt;SDRUG&gt;atenolol&lt;/SDRUG&gt;`.</w:t>
                            </w:r>
                          </w:p>
                          <w:p w14:paraId="416B3C7F" w14:textId="77777777" w:rsidR="000079B2" w:rsidRPr="00C32E22" w:rsidRDefault="000079B2" w:rsidP="000079B2">
                            <w:pPr>
                              <w:spacing w:after="0" w:line="240" w:lineRule="auto"/>
                              <w:contextualSpacing/>
                              <w:rPr>
                                <w:sz w:val="18"/>
                                <w:szCs w:val="18"/>
                              </w:rPr>
                            </w:pPr>
                            <w:r w:rsidRPr="00C32E22">
                              <w:rPr>
                                <w:sz w:val="18"/>
                                <w:szCs w:val="18"/>
                              </w:rPr>
                              <w:t>5. Be precise in your tag placement. Include only the specific words that correspond to the entity being tagged.</w:t>
                            </w:r>
                          </w:p>
                          <w:p w14:paraId="49FCAAE7" w14:textId="77777777" w:rsidR="000079B2" w:rsidRPr="00C32E22" w:rsidRDefault="000079B2" w:rsidP="000079B2">
                            <w:pPr>
                              <w:spacing w:after="0" w:line="240" w:lineRule="auto"/>
                              <w:contextualSpacing/>
                              <w:rPr>
                                <w:sz w:val="18"/>
                                <w:szCs w:val="18"/>
                              </w:rPr>
                            </w:pPr>
                          </w:p>
                          <w:p w14:paraId="7D3546CB" w14:textId="38ABACC9" w:rsidR="000079B2" w:rsidRPr="00C32E22" w:rsidRDefault="000079B2" w:rsidP="000079B2">
                            <w:pPr>
                              <w:spacing w:after="0" w:line="240" w:lineRule="auto"/>
                              <w:contextualSpacing/>
                              <w:rPr>
                                <w:sz w:val="18"/>
                                <w:szCs w:val="18"/>
                              </w:rPr>
                            </w:pPr>
                            <w:r w:rsidRPr="00C32E22">
                              <w:rPr>
                                <w:sz w:val="18"/>
                                <w:szCs w:val="18"/>
                              </w:rPr>
                              <w:t>### Tag Types</w:t>
                            </w:r>
                          </w:p>
                          <w:p w14:paraId="7FE9C2A4" w14:textId="77777777" w:rsidR="000079B2" w:rsidRPr="00C32E22" w:rsidRDefault="000079B2" w:rsidP="000079B2">
                            <w:pPr>
                              <w:spacing w:after="0" w:line="240" w:lineRule="auto"/>
                              <w:contextualSpacing/>
                              <w:rPr>
                                <w:sz w:val="18"/>
                                <w:szCs w:val="18"/>
                              </w:rPr>
                            </w:pPr>
                            <w:r w:rsidRPr="00C32E22">
                              <w:rPr>
                                <w:sz w:val="18"/>
                                <w:szCs w:val="18"/>
                              </w:rPr>
                              <w:t>Include a list of all possible tags here, such as SDRUG, CDRUG, AE, DATE, DOSE, etc., with a brief description of each.</w:t>
                            </w:r>
                          </w:p>
                          <w:p w14:paraId="45DD192B" w14:textId="77777777" w:rsidR="000079B2" w:rsidRPr="00C32E22" w:rsidRDefault="000079B2" w:rsidP="000079B2">
                            <w:pPr>
                              <w:spacing w:after="0" w:line="240" w:lineRule="auto"/>
                              <w:contextualSpacing/>
                              <w:rPr>
                                <w:sz w:val="18"/>
                                <w:szCs w:val="18"/>
                              </w:rPr>
                            </w:pPr>
                          </w:p>
                          <w:p w14:paraId="4E1B6FBF" w14:textId="2D10772F" w:rsidR="000079B2" w:rsidRPr="00C32E22" w:rsidRDefault="000079B2" w:rsidP="000079B2">
                            <w:pPr>
                              <w:spacing w:after="0" w:line="240" w:lineRule="auto"/>
                              <w:contextualSpacing/>
                              <w:rPr>
                                <w:sz w:val="18"/>
                                <w:szCs w:val="18"/>
                              </w:rPr>
                            </w:pPr>
                            <w:r w:rsidRPr="00C32E22">
                              <w:rPr>
                                <w:sz w:val="18"/>
                                <w:szCs w:val="18"/>
                              </w:rPr>
                              <w:t xml:space="preserve">###  Annotation Example  </w:t>
                            </w:r>
                          </w:p>
                          <w:p w14:paraId="0D9AC629" w14:textId="77777777" w:rsidR="000079B2" w:rsidRPr="00C32E22" w:rsidRDefault="000079B2" w:rsidP="000079B2">
                            <w:pPr>
                              <w:spacing w:after="0" w:line="240" w:lineRule="auto"/>
                              <w:contextualSpacing/>
                              <w:rPr>
                                <w:sz w:val="18"/>
                                <w:szCs w:val="18"/>
                              </w:rPr>
                            </w:pPr>
                            <w:r w:rsidRPr="00C32E22">
                              <w:rPr>
                                <w:sz w:val="18"/>
                                <w:szCs w:val="18"/>
                              </w:rPr>
                              <w:t xml:space="preserve">Original text:  </w:t>
                            </w:r>
                          </w:p>
                          <w:p w14:paraId="05B0C939" w14:textId="77777777" w:rsidR="000079B2" w:rsidRPr="00C32E22" w:rsidRDefault="000079B2" w:rsidP="000079B2">
                            <w:pPr>
                              <w:spacing w:after="0" w:line="240" w:lineRule="auto"/>
                              <w:contextualSpacing/>
                              <w:rPr>
                                <w:sz w:val="18"/>
                                <w:szCs w:val="18"/>
                              </w:rPr>
                            </w:pPr>
                            <w:r w:rsidRPr="00C32E22">
                              <w:rPr>
                                <w:sz w:val="18"/>
                                <w:szCs w:val="18"/>
                              </w:rPr>
                              <w:t>Concomitant medications included on an unknown date, atenolol tablet at a dose of 25 milligrams twice a day via unknown route for unknown indication.</w:t>
                            </w:r>
                          </w:p>
                          <w:p w14:paraId="6A243744" w14:textId="77777777" w:rsidR="000079B2" w:rsidRPr="00C32E22" w:rsidRDefault="000079B2" w:rsidP="000079B2">
                            <w:pPr>
                              <w:spacing w:after="0" w:line="240" w:lineRule="auto"/>
                              <w:contextualSpacing/>
                              <w:rPr>
                                <w:sz w:val="18"/>
                                <w:szCs w:val="18"/>
                              </w:rPr>
                            </w:pPr>
                          </w:p>
                          <w:p w14:paraId="0A692850" w14:textId="77777777" w:rsidR="000079B2" w:rsidRPr="00C32E22" w:rsidRDefault="000079B2" w:rsidP="000079B2">
                            <w:pPr>
                              <w:spacing w:after="0" w:line="240" w:lineRule="auto"/>
                              <w:contextualSpacing/>
                              <w:rPr>
                                <w:sz w:val="18"/>
                                <w:szCs w:val="18"/>
                              </w:rPr>
                            </w:pPr>
                            <w:r w:rsidRPr="00C32E22">
                              <w:rPr>
                                <w:sz w:val="18"/>
                                <w:szCs w:val="18"/>
                              </w:rPr>
                              <w:t xml:space="preserve">Correctly annotated text:  </w:t>
                            </w:r>
                          </w:p>
                          <w:p w14:paraId="7F3C3B28" w14:textId="77777777" w:rsidR="000079B2" w:rsidRPr="00C32E22" w:rsidRDefault="000079B2" w:rsidP="000079B2">
                            <w:pPr>
                              <w:spacing w:after="0" w:line="240" w:lineRule="auto"/>
                              <w:contextualSpacing/>
                              <w:rPr>
                                <w:sz w:val="18"/>
                                <w:szCs w:val="18"/>
                              </w:rPr>
                            </w:pPr>
                            <w:r w:rsidRPr="00C32E22">
                              <w:rPr>
                                <w:sz w:val="18"/>
                                <w:szCs w:val="18"/>
                              </w:rPr>
                              <w:t>Concomitant medications included on an unknown date, atenolol tablet at a dose of 25 milligramstwice a day via unknown route for unknown indication.</w:t>
                            </w:r>
                          </w:p>
                          <w:p w14:paraId="44B67347" w14:textId="77777777" w:rsidR="000079B2" w:rsidRPr="00C32E22" w:rsidRDefault="000079B2" w:rsidP="000079B2">
                            <w:pPr>
                              <w:spacing w:after="0" w:line="240" w:lineRule="auto"/>
                              <w:contextualSpacing/>
                              <w:rPr>
                                <w:sz w:val="18"/>
                                <w:szCs w:val="18"/>
                              </w:rPr>
                            </w:pPr>
                          </w:p>
                          <w:p w14:paraId="26714D7A" w14:textId="34B18C38" w:rsidR="000079B2" w:rsidRPr="00C32E22" w:rsidRDefault="000079B2" w:rsidP="000079B2">
                            <w:pPr>
                              <w:spacing w:after="0" w:line="240" w:lineRule="auto"/>
                              <w:contextualSpacing/>
                              <w:rPr>
                                <w:sz w:val="18"/>
                                <w:szCs w:val="18"/>
                              </w:rPr>
                            </w:pPr>
                            <w:r w:rsidRPr="00C32E22">
                              <w:rPr>
                                <w:sz w:val="18"/>
                                <w:szCs w:val="18"/>
                              </w:rPr>
                              <w:t>### Common Mistakes to Avoid</w:t>
                            </w:r>
                          </w:p>
                          <w:p w14:paraId="63B5FD43" w14:textId="77777777" w:rsidR="000079B2" w:rsidRPr="00C32E22" w:rsidRDefault="000079B2" w:rsidP="000079B2">
                            <w:pPr>
                              <w:spacing w:after="0" w:line="240" w:lineRule="auto"/>
                              <w:contextualSpacing/>
                              <w:rPr>
                                <w:sz w:val="18"/>
                                <w:szCs w:val="18"/>
                              </w:rPr>
                            </w:pPr>
                            <w:r w:rsidRPr="00C32E22">
                              <w:rPr>
                                <w:sz w:val="18"/>
                                <w:szCs w:val="18"/>
                              </w:rPr>
                              <w:t>1. Incomplete tags (e.g., `&lt;SDRUG&gt;atenolol` without a closing tag)</w:t>
                            </w:r>
                          </w:p>
                          <w:p w14:paraId="57C1D92B" w14:textId="77777777" w:rsidR="000079B2" w:rsidRPr="00C32E22" w:rsidRDefault="000079B2" w:rsidP="000079B2">
                            <w:pPr>
                              <w:spacing w:after="0" w:line="240" w:lineRule="auto"/>
                              <w:contextualSpacing/>
                              <w:rPr>
                                <w:sz w:val="18"/>
                                <w:szCs w:val="18"/>
                              </w:rPr>
                            </w:pPr>
                            <w:r w:rsidRPr="00C32E22">
                              <w:rPr>
                                <w:sz w:val="18"/>
                                <w:szCs w:val="18"/>
                              </w:rPr>
                              <w:t>2. Altering the original text content</w:t>
                            </w:r>
                          </w:p>
                          <w:p w14:paraId="42B51AB1" w14:textId="77777777" w:rsidR="000079B2" w:rsidRPr="00C32E22" w:rsidRDefault="000079B2" w:rsidP="000079B2">
                            <w:pPr>
                              <w:spacing w:after="0" w:line="240" w:lineRule="auto"/>
                              <w:contextualSpacing/>
                              <w:rPr>
                                <w:sz w:val="18"/>
                                <w:szCs w:val="18"/>
                              </w:rPr>
                            </w:pPr>
                            <w:r w:rsidRPr="00C32E22">
                              <w:rPr>
                                <w:sz w:val="18"/>
                                <w:szCs w:val="18"/>
                              </w:rPr>
                              <w:t>3. Inconsistent capitalization of tags</w:t>
                            </w:r>
                          </w:p>
                          <w:p w14:paraId="38CDCA7F" w14:textId="77777777" w:rsidR="000079B2" w:rsidRPr="00C32E22" w:rsidRDefault="000079B2" w:rsidP="000079B2">
                            <w:pPr>
                              <w:spacing w:after="0" w:line="240" w:lineRule="auto"/>
                              <w:contextualSpacing/>
                              <w:rPr>
                                <w:sz w:val="18"/>
                                <w:szCs w:val="18"/>
                              </w:rPr>
                            </w:pPr>
                            <w:r w:rsidRPr="00C32E22">
                              <w:rPr>
                                <w:sz w:val="18"/>
                                <w:szCs w:val="18"/>
                              </w:rPr>
                              <w:t>4. Overlapping or nested tags</w:t>
                            </w:r>
                          </w:p>
                          <w:p w14:paraId="49DE4DF1" w14:textId="77777777" w:rsidR="000079B2" w:rsidRPr="00C32E22" w:rsidRDefault="000079B2" w:rsidP="000079B2">
                            <w:pPr>
                              <w:spacing w:after="0" w:line="240" w:lineRule="auto"/>
                              <w:contextualSpacing/>
                              <w:rPr>
                                <w:sz w:val="18"/>
                                <w:szCs w:val="18"/>
                              </w:rPr>
                            </w:pPr>
                          </w:p>
                          <w:p w14:paraId="7060EE4A" w14:textId="77777777" w:rsidR="000079B2" w:rsidRPr="00C32E22" w:rsidRDefault="000079B2" w:rsidP="000079B2">
                            <w:pPr>
                              <w:spacing w:after="0" w:line="240" w:lineRule="auto"/>
                              <w:contextualSpacing/>
                              <w:rPr>
                                <w:sz w:val="18"/>
                                <w:szCs w:val="18"/>
                              </w:rPr>
                            </w:pPr>
                            <w:r w:rsidRPr="00C32E22">
                              <w:rPr>
                                <w:sz w:val="18"/>
                                <w:szCs w:val="18"/>
                              </w:rPr>
                              <w:t>Your task is to apply these annotation principles to the provided FAERS case report narrative. Maintain accuracy and consistency throughout your annotations.</w:t>
                            </w:r>
                          </w:p>
                          <w:p w14:paraId="51A2819F" w14:textId="77777777" w:rsidR="000079B2" w:rsidRPr="00C32E22" w:rsidRDefault="000079B2" w:rsidP="000079B2">
                            <w:pPr>
                              <w:spacing w:after="0" w:line="240" w:lineRule="auto"/>
                              <w:contextualSpacing/>
                              <w:rPr>
                                <w:sz w:val="18"/>
                                <w:szCs w:val="18"/>
                              </w:rPr>
                            </w:pPr>
                            <w:r w:rsidRPr="00C32E22">
                              <w:rPr>
                                <w:sz w:val="18"/>
                                <w:szCs w:val="18"/>
                              </w:rPr>
                              <w:t>---</w:t>
                            </w:r>
                          </w:p>
                          <w:p w14:paraId="62538A99" w14:textId="77777777" w:rsidR="000079B2" w:rsidRPr="00C32E22" w:rsidRDefault="000079B2" w:rsidP="000079B2">
                            <w:pPr>
                              <w:spacing w:after="0" w:line="240" w:lineRule="auto"/>
                              <w:contextualSpacing/>
                              <w:rPr>
                                <w:sz w:val="18"/>
                                <w:szCs w:val="18"/>
                              </w:rPr>
                            </w:pPr>
                          </w:p>
                          <w:p w14:paraId="39F9079E" w14:textId="1A5D1A2F" w:rsidR="000079B2" w:rsidRPr="00C32E22" w:rsidRDefault="000079B2" w:rsidP="000079B2">
                            <w:pPr>
                              <w:spacing w:after="0" w:line="240" w:lineRule="auto"/>
                              <w:contextualSpacing/>
                              <w:rPr>
                                <w:sz w:val="18"/>
                                <w:szCs w:val="18"/>
                              </w:rPr>
                            </w:pPr>
                            <w:r w:rsidRPr="00C32E22">
                              <w:rPr>
                                <w:sz w:val="18"/>
                                <w:szCs w:val="18"/>
                              </w:rPr>
                              <w:t xml:space="preserve">###  Annotation Types and Their Descriptions  </w:t>
                            </w:r>
                          </w:p>
                          <w:p w14:paraId="21A611CA" w14:textId="77777777" w:rsidR="000079B2" w:rsidRPr="00C32E22" w:rsidRDefault="000079B2" w:rsidP="000079B2">
                            <w:pPr>
                              <w:spacing w:after="0" w:line="240" w:lineRule="auto"/>
                              <w:contextualSpacing/>
                              <w:rPr>
                                <w:sz w:val="18"/>
                                <w:szCs w:val="18"/>
                              </w:rPr>
                            </w:pPr>
                            <w:r w:rsidRPr="00C32E22">
                              <w:rPr>
                                <w:sz w:val="18"/>
                                <w:szCs w:val="18"/>
                              </w:rPr>
                              <w:t>Use the following table as your reference to annotate the provided text:</w:t>
                            </w:r>
                          </w:p>
                          <w:p w14:paraId="7B05409B" w14:textId="77777777" w:rsidR="000079B2" w:rsidRPr="00C32E22" w:rsidRDefault="000079B2" w:rsidP="000079B2">
                            <w:pPr>
                              <w:spacing w:after="0" w:line="240" w:lineRule="auto"/>
                              <w:contextualSpacing/>
                              <w:rPr>
                                <w:i/>
                                <w:iCs/>
                                <w:sz w:val="18"/>
                                <w:szCs w:val="18"/>
                              </w:rPr>
                            </w:pPr>
                            <w:r w:rsidRPr="00C32E22">
                              <w:rPr>
                                <w:i/>
                                <w:iCs/>
                                <w:sz w:val="18"/>
                                <w:szCs w:val="18"/>
                              </w:rPr>
                              <w:t>/* Annotation Guidance */</w:t>
                            </w:r>
                          </w:p>
                          <w:p w14:paraId="138C6C6D" w14:textId="77777777" w:rsidR="000079B2" w:rsidRPr="00C32E22" w:rsidRDefault="000079B2" w:rsidP="000079B2">
                            <w:pPr>
                              <w:spacing w:after="0" w:line="240" w:lineRule="auto"/>
                              <w:contextualSpacing/>
                              <w:rPr>
                                <w:sz w:val="18"/>
                                <w:szCs w:val="18"/>
                              </w:rPr>
                            </w:pPr>
                          </w:p>
                          <w:p w14:paraId="0D285DA7" w14:textId="00C24EC0" w:rsidR="000079B2" w:rsidRPr="00C32E22" w:rsidRDefault="000079B2" w:rsidP="000079B2">
                            <w:pPr>
                              <w:spacing w:after="0" w:line="240" w:lineRule="auto"/>
                              <w:contextualSpacing/>
                              <w:rPr>
                                <w:sz w:val="18"/>
                                <w:szCs w:val="18"/>
                              </w:rPr>
                            </w:pPr>
                            <w:r w:rsidRPr="00C32E22">
                              <w:rPr>
                                <w:sz w:val="18"/>
                                <w:szCs w:val="18"/>
                              </w:rPr>
                              <w:t>&gt;  *Note:* Adverse Events should be tagged as `&lt;AE&gt;...&lt;/AE&gt;` only when clearly distinguishable from general diagnoses.</w:t>
                            </w:r>
                          </w:p>
                          <w:p w14:paraId="609D9127" w14:textId="77777777" w:rsidR="000079B2" w:rsidRPr="00C32E22" w:rsidRDefault="000079B2" w:rsidP="000079B2">
                            <w:pPr>
                              <w:spacing w:after="0" w:line="240" w:lineRule="auto"/>
                              <w:contextualSpacing/>
                              <w:rPr>
                                <w:sz w:val="18"/>
                                <w:szCs w:val="18"/>
                              </w:rPr>
                            </w:pPr>
                          </w:p>
                          <w:p w14:paraId="17D67BEF" w14:textId="77777777" w:rsidR="000079B2" w:rsidRPr="00C32E22" w:rsidRDefault="000079B2" w:rsidP="000079B2">
                            <w:pPr>
                              <w:spacing w:after="0" w:line="240" w:lineRule="auto"/>
                              <w:contextualSpacing/>
                              <w:rPr>
                                <w:sz w:val="18"/>
                                <w:szCs w:val="18"/>
                              </w:rPr>
                            </w:pPr>
                            <w:r w:rsidRPr="00C32E22">
                              <w:rPr>
                                <w:sz w:val="18"/>
                                <w:szCs w:val="18"/>
                              </w:rPr>
                              <w:t>---</w:t>
                            </w:r>
                          </w:p>
                          <w:p w14:paraId="1A5D2F7B" w14:textId="77777777" w:rsidR="000079B2" w:rsidRPr="00C32E22" w:rsidRDefault="000079B2" w:rsidP="000079B2">
                            <w:pPr>
                              <w:spacing w:after="0" w:line="240" w:lineRule="auto"/>
                              <w:contextualSpacing/>
                              <w:rPr>
                                <w:sz w:val="18"/>
                                <w:szCs w:val="18"/>
                              </w:rPr>
                            </w:pPr>
                          </w:p>
                          <w:p w14:paraId="03F3493E" w14:textId="3953CEC7" w:rsidR="000079B2" w:rsidRPr="00C32E22" w:rsidRDefault="000079B2" w:rsidP="000079B2">
                            <w:pPr>
                              <w:spacing w:after="0" w:line="240" w:lineRule="auto"/>
                              <w:contextualSpacing/>
                              <w:rPr>
                                <w:sz w:val="18"/>
                                <w:szCs w:val="18"/>
                              </w:rPr>
                            </w:pPr>
                            <w:r w:rsidRPr="00C32E22">
                              <w:rPr>
                                <w:sz w:val="18"/>
                                <w:szCs w:val="18"/>
                              </w:rPr>
                              <w:t xml:space="preserve">###  Output Instructions  </w:t>
                            </w:r>
                          </w:p>
                          <w:p w14:paraId="274D94E9" w14:textId="77777777" w:rsidR="000079B2" w:rsidRPr="00C32E22" w:rsidRDefault="000079B2" w:rsidP="000079B2">
                            <w:pPr>
                              <w:spacing w:after="0" w:line="240" w:lineRule="auto"/>
                              <w:contextualSpacing/>
                              <w:rPr>
                                <w:sz w:val="18"/>
                                <w:szCs w:val="18"/>
                              </w:rPr>
                            </w:pPr>
                            <w:r w:rsidRPr="00C32E22">
                              <w:rPr>
                                <w:sz w:val="18"/>
                                <w:szCs w:val="18"/>
                              </w:rPr>
                              <w:t xml:space="preserve">- Begin your output with:  </w:t>
                            </w:r>
                          </w:p>
                          <w:p w14:paraId="665669C3" w14:textId="77777777" w:rsidR="000079B2" w:rsidRPr="00C32E22" w:rsidRDefault="000079B2" w:rsidP="000079B2">
                            <w:pPr>
                              <w:spacing w:after="0" w:line="240" w:lineRule="auto"/>
                              <w:contextualSpacing/>
                              <w:rPr>
                                <w:sz w:val="18"/>
                                <w:szCs w:val="18"/>
                              </w:rPr>
                            </w:pPr>
                            <w:r w:rsidRPr="00C32E22">
                              <w:rPr>
                                <w:sz w:val="18"/>
                                <w:szCs w:val="18"/>
                              </w:rPr>
                              <w:t xml:space="preserve">  The annotated text is shown as below:  </w:t>
                            </w:r>
                          </w:p>
                          <w:p w14:paraId="1C2443BF" w14:textId="77777777" w:rsidR="000079B2" w:rsidRPr="00C32E22" w:rsidRDefault="000079B2" w:rsidP="000079B2">
                            <w:pPr>
                              <w:spacing w:after="0" w:line="240" w:lineRule="auto"/>
                              <w:contextualSpacing/>
                              <w:rPr>
                                <w:sz w:val="18"/>
                                <w:szCs w:val="18"/>
                              </w:rPr>
                            </w:pPr>
                            <w:r w:rsidRPr="00C32E22">
                              <w:rPr>
                                <w:sz w:val="18"/>
                                <w:szCs w:val="18"/>
                              </w:rPr>
                              <w:t>- Follow this with the full narrative, inserting only the annotation tags where appropriate.</w:t>
                            </w:r>
                          </w:p>
                          <w:p w14:paraId="3647AB10" w14:textId="77777777" w:rsidR="000079B2" w:rsidRPr="00C32E22" w:rsidRDefault="000079B2" w:rsidP="000079B2">
                            <w:pPr>
                              <w:spacing w:after="0" w:line="240" w:lineRule="auto"/>
                              <w:contextualSpacing/>
                              <w:rPr>
                                <w:sz w:val="18"/>
                                <w:szCs w:val="18"/>
                              </w:rPr>
                            </w:pPr>
                            <w:r w:rsidRPr="00C32E22">
                              <w:rPr>
                                <w:sz w:val="18"/>
                                <w:szCs w:val="18"/>
                              </w:rPr>
                              <w:t>- Ensure **the original text structure and punctuation remain unchanged** aside from the added tags.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95167B" id="_x0000_t202" coordsize="21600,21600" o:spt="202" path="m,l,21600r21600,l21600,xe">
                <v:stroke joinstyle="miter"/>
                <v:path gradientshapeok="t" o:connecttype="rect"/>
              </v:shapetype>
              <v:shape id="Text Box 1" o:spid="_x0000_s1026" type="#_x0000_t202" style="position:absolute;margin-left:-12.4pt;margin-top:37.6pt;width:475.2pt;height:510.3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">
                <v:textbox style="mso-fit-shape-to-text:t">
                  <w:txbxContent>
                    <w:p w14:paraId="7A3BA043" w14:textId="77777777" w:rsidR="000079B2" w:rsidRPr="00C32E22" w:rsidRDefault="000079B2" w:rsidP="000079B2">
                      <w:pPr>
                        <w:spacing w:after="0" w:line="240" w:lineRule="auto"/>
                        <w:contextualSpacing/>
                        <w:rPr>
                          <w:sz w:val="18"/>
                          <w:szCs w:val="18"/>
                        </w:rPr>
                      </w:pPr>
                      <w:r w:rsidRPr="00C32E22">
                        <w:rPr>
                          <w:sz w:val="18"/>
                          <w:szCs w:val="18"/>
                        </w:rPr>
                        <w:t>**You are an expert medical annotator tasked with identifying and tagging key clinical and contextual attributes in a FAERS (FDA Adverse Event Reporting System) case report narrative. Follow these instructions meticulously:**</w:t>
                      </w:r>
                    </w:p>
                    <w:p w14:paraId="5C8017F5" w14:textId="77777777" w:rsidR="000079B2" w:rsidRPr="00C32E22" w:rsidRDefault="000079B2" w:rsidP="000079B2">
                      <w:pPr>
                        <w:spacing w:after="0" w:line="240" w:lineRule="auto"/>
                        <w:contextualSpacing/>
                        <w:rPr>
                          <w:sz w:val="18"/>
                          <w:szCs w:val="18"/>
                        </w:rPr>
                      </w:pPr>
                    </w:p>
                    <w:p w14:paraId="39240851" w14:textId="77777777" w:rsidR="000079B2" w:rsidRPr="00C32E22" w:rsidRDefault="000079B2" w:rsidP="000079B2">
                      <w:pPr>
                        <w:spacing w:after="0" w:line="240" w:lineRule="auto"/>
                        <w:contextualSpacing/>
                        <w:rPr>
                          <w:sz w:val="18"/>
                          <w:szCs w:val="18"/>
                        </w:rPr>
                      </w:pPr>
                      <w:r w:rsidRPr="00C32E22">
                        <w:rPr>
                          <w:sz w:val="18"/>
                          <w:szCs w:val="18"/>
                        </w:rPr>
                        <w:t xml:space="preserve">### </w:t>
                      </w:r>
                      <w:r w:rsidRPr="00C32E22">
                        <w:rPr>
                          <w:rFonts w:ascii="Segoe UI Symbol" w:hAnsi="Segoe UI Symbol" w:cs="Segoe UI Symbol"/>
                          <w:sz w:val="18"/>
                          <w:szCs w:val="18"/>
                        </w:rPr>
                        <w:t>✳</w:t>
                      </w:r>
                      <w:r w:rsidRPr="00C32E22">
                        <w:rPr>
                          <w:sz w:val="18"/>
                          <w:szCs w:val="18"/>
                        </w:rPr>
                        <w:t>️ Annotation Format and Rules</w:t>
                      </w:r>
                    </w:p>
                    <w:p w14:paraId="365FDDFF" w14:textId="77777777" w:rsidR="000079B2" w:rsidRPr="00C32E22" w:rsidRDefault="000079B2" w:rsidP="000079B2">
                      <w:pPr>
                        <w:spacing w:after="0" w:line="240" w:lineRule="auto"/>
                        <w:contextualSpacing/>
                        <w:rPr>
                          <w:sz w:val="18"/>
                          <w:szCs w:val="18"/>
                        </w:rPr>
                      </w:pPr>
                      <w:r w:rsidRPr="00C32E22">
                        <w:rPr>
                          <w:sz w:val="18"/>
                          <w:szCs w:val="18"/>
                        </w:rPr>
                        <w:t>1. Perform **in-text annotation** by enclosing the relevant text with appropriate XML-style tags.</w:t>
                      </w:r>
                    </w:p>
                    <w:p w14:paraId="16D45FEC" w14:textId="77777777" w:rsidR="000079B2" w:rsidRPr="00C32E22" w:rsidRDefault="000079B2" w:rsidP="000079B2">
                      <w:pPr>
                        <w:spacing w:after="0" w:line="240" w:lineRule="auto"/>
                        <w:contextualSpacing/>
                        <w:rPr>
                          <w:sz w:val="18"/>
                          <w:szCs w:val="18"/>
                        </w:rPr>
                      </w:pPr>
                      <w:r w:rsidRPr="00C32E22">
                        <w:rPr>
                          <w:sz w:val="18"/>
                          <w:szCs w:val="18"/>
                        </w:rPr>
                        <w:t>2. **Do not alter the original text in any way**. Your task is solely to insert annotation tags.</w:t>
                      </w:r>
                    </w:p>
                    <w:p w14:paraId="6C70A3DE" w14:textId="77777777" w:rsidR="000079B2" w:rsidRPr="00C32E22" w:rsidRDefault="000079B2" w:rsidP="000079B2">
                      <w:pPr>
                        <w:spacing w:after="0" w:line="240" w:lineRule="auto"/>
                        <w:contextualSpacing/>
                        <w:rPr>
                          <w:sz w:val="18"/>
                          <w:szCs w:val="18"/>
                        </w:rPr>
                      </w:pPr>
                      <w:r w:rsidRPr="00C32E22">
                        <w:rPr>
                          <w:sz w:val="18"/>
                          <w:szCs w:val="18"/>
                        </w:rPr>
                        <w:t>3. Use capitalized tags in this format: `&lt;TAG&gt;relevant text&lt;/TAG&gt;`.</w:t>
                      </w:r>
                    </w:p>
                    <w:p w14:paraId="384B7243" w14:textId="77777777" w:rsidR="000079B2" w:rsidRPr="00C32E22" w:rsidRDefault="000079B2" w:rsidP="000079B2">
                      <w:pPr>
                        <w:spacing w:after="0" w:line="240" w:lineRule="auto"/>
                        <w:contextualSpacing/>
                        <w:rPr>
                          <w:sz w:val="18"/>
                          <w:szCs w:val="18"/>
                        </w:rPr>
                      </w:pPr>
                      <w:r w:rsidRPr="00C32E22">
                        <w:rPr>
                          <w:sz w:val="18"/>
                          <w:szCs w:val="18"/>
                        </w:rPr>
                        <w:t>4. Ensure all tags are properly opened and closed. For example: `&lt;SDRUG&gt;atenolol&lt;/SDRUG&gt;`.</w:t>
                      </w:r>
                    </w:p>
                    <w:p w14:paraId="416B3C7F" w14:textId="77777777" w:rsidR="000079B2" w:rsidRPr="00C32E22" w:rsidRDefault="000079B2" w:rsidP="000079B2">
                      <w:pPr>
                        <w:spacing w:after="0" w:line="240" w:lineRule="auto"/>
                        <w:contextualSpacing/>
                        <w:rPr>
                          <w:sz w:val="18"/>
                          <w:szCs w:val="18"/>
                        </w:rPr>
                      </w:pPr>
                      <w:r w:rsidRPr="00C32E22">
                        <w:rPr>
                          <w:sz w:val="18"/>
                          <w:szCs w:val="18"/>
                        </w:rPr>
                        <w:t>5. Be precise in your tag placement. Include only the specific words that correspond to the entity being tagged.</w:t>
                      </w:r>
                    </w:p>
                    <w:p w14:paraId="49FCAAE7" w14:textId="77777777" w:rsidR="000079B2" w:rsidRPr="00C32E22" w:rsidRDefault="000079B2" w:rsidP="000079B2">
                      <w:pPr>
                        <w:spacing w:after="0" w:line="240" w:lineRule="auto"/>
                        <w:contextualSpacing/>
                        <w:rPr>
                          <w:sz w:val="18"/>
                          <w:szCs w:val="18"/>
                        </w:rPr>
                      </w:pPr>
                    </w:p>
                    <w:p w14:paraId="7D3546CB" w14:textId="38ABACC9" w:rsidR="000079B2" w:rsidRPr="00C32E22" w:rsidRDefault="000079B2" w:rsidP="000079B2">
                      <w:pPr>
                        <w:spacing w:after="0" w:line="240" w:lineRule="auto"/>
                        <w:contextualSpacing/>
                        <w:rPr>
                          <w:sz w:val="18"/>
                          <w:szCs w:val="18"/>
                        </w:rPr>
                      </w:pPr>
                      <w:r w:rsidRPr="00C32E22">
                        <w:rPr>
                          <w:sz w:val="18"/>
                          <w:szCs w:val="18"/>
                        </w:rPr>
                        <w:t>### Tag Types</w:t>
                      </w:r>
                    </w:p>
                    <w:p w14:paraId="7FE9C2A4" w14:textId="77777777" w:rsidR="000079B2" w:rsidRPr="00C32E22" w:rsidRDefault="000079B2" w:rsidP="000079B2">
                      <w:pPr>
                        <w:spacing w:after="0" w:line="240" w:lineRule="auto"/>
                        <w:contextualSpacing/>
                        <w:rPr>
                          <w:sz w:val="18"/>
                          <w:szCs w:val="18"/>
                        </w:rPr>
                      </w:pPr>
                      <w:r w:rsidRPr="00C32E22">
                        <w:rPr>
                          <w:sz w:val="18"/>
                          <w:szCs w:val="18"/>
                        </w:rPr>
                        <w:t>Include a list of all possible tags here, such as SDRUG, CDRUG, AE, DATE, DOSE, etc., with a brief description of each.</w:t>
                      </w:r>
                    </w:p>
                    <w:p w14:paraId="45DD192B" w14:textId="77777777" w:rsidR="000079B2" w:rsidRPr="00C32E22" w:rsidRDefault="000079B2" w:rsidP="000079B2">
                      <w:pPr>
                        <w:spacing w:after="0" w:line="240" w:lineRule="auto"/>
                        <w:contextualSpacing/>
                        <w:rPr>
                          <w:sz w:val="18"/>
                          <w:szCs w:val="18"/>
                        </w:rPr>
                      </w:pPr>
                    </w:p>
                    <w:p w14:paraId="4E1B6FBF" w14:textId="2D10772F" w:rsidR="000079B2" w:rsidRPr="00C32E22" w:rsidRDefault="000079B2" w:rsidP="000079B2">
                      <w:pPr>
                        <w:spacing w:after="0" w:line="240" w:lineRule="auto"/>
                        <w:contextualSpacing/>
                        <w:rPr>
                          <w:sz w:val="18"/>
                          <w:szCs w:val="18"/>
                        </w:rPr>
                      </w:pPr>
                      <w:r w:rsidRPr="00C32E22">
                        <w:rPr>
                          <w:sz w:val="18"/>
                          <w:szCs w:val="18"/>
                        </w:rPr>
                        <w:t xml:space="preserve">###  Annotation Example  </w:t>
                      </w:r>
                    </w:p>
                    <w:p w14:paraId="0D9AC629" w14:textId="77777777" w:rsidR="000079B2" w:rsidRPr="00C32E22" w:rsidRDefault="000079B2" w:rsidP="000079B2">
                      <w:pPr>
                        <w:spacing w:after="0" w:line="240" w:lineRule="auto"/>
                        <w:contextualSpacing/>
                        <w:rPr>
                          <w:sz w:val="18"/>
                          <w:szCs w:val="18"/>
                        </w:rPr>
                      </w:pPr>
                      <w:r w:rsidRPr="00C32E22">
                        <w:rPr>
                          <w:sz w:val="18"/>
                          <w:szCs w:val="18"/>
                        </w:rPr>
                        <w:t xml:space="preserve">Original text:  </w:t>
                      </w:r>
                    </w:p>
                    <w:p w14:paraId="05B0C939" w14:textId="77777777" w:rsidR="000079B2" w:rsidRPr="00C32E22" w:rsidRDefault="000079B2" w:rsidP="000079B2">
                      <w:pPr>
                        <w:spacing w:after="0" w:line="240" w:lineRule="auto"/>
                        <w:contextualSpacing/>
                        <w:rPr>
                          <w:sz w:val="18"/>
                          <w:szCs w:val="18"/>
                        </w:rPr>
                      </w:pPr>
                      <w:r w:rsidRPr="00C32E22">
                        <w:rPr>
                          <w:sz w:val="18"/>
                          <w:szCs w:val="18"/>
                        </w:rPr>
                        <w:t>Concomitant medications included on an unknown date, atenolol tablet at a dose of 25 milligrams twice a day via unknown route for unknown indication.</w:t>
                      </w:r>
                    </w:p>
                    <w:p w14:paraId="6A243744" w14:textId="77777777" w:rsidR="000079B2" w:rsidRPr="00C32E22" w:rsidRDefault="000079B2" w:rsidP="000079B2">
                      <w:pPr>
                        <w:spacing w:after="0" w:line="240" w:lineRule="auto"/>
                        <w:contextualSpacing/>
                        <w:rPr>
                          <w:sz w:val="18"/>
                          <w:szCs w:val="18"/>
                        </w:rPr>
                      </w:pPr>
                    </w:p>
                    <w:p w14:paraId="0A692850" w14:textId="77777777" w:rsidR="000079B2" w:rsidRPr="00C32E22" w:rsidRDefault="000079B2" w:rsidP="000079B2">
                      <w:pPr>
                        <w:spacing w:after="0" w:line="240" w:lineRule="auto"/>
                        <w:contextualSpacing/>
                        <w:rPr>
                          <w:sz w:val="18"/>
                          <w:szCs w:val="18"/>
                        </w:rPr>
                      </w:pPr>
                      <w:r w:rsidRPr="00C32E22">
                        <w:rPr>
                          <w:sz w:val="18"/>
                          <w:szCs w:val="18"/>
                        </w:rPr>
                        <w:t xml:space="preserve">Correctly annotated text:  </w:t>
                      </w:r>
                    </w:p>
                    <w:p w14:paraId="7F3C3B28" w14:textId="77777777" w:rsidR="000079B2" w:rsidRPr="00C32E22" w:rsidRDefault="000079B2" w:rsidP="000079B2">
                      <w:pPr>
                        <w:spacing w:after="0" w:line="240" w:lineRule="auto"/>
                        <w:contextualSpacing/>
                        <w:rPr>
                          <w:sz w:val="18"/>
                          <w:szCs w:val="18"/>
                        </w:rPr>
                      </w:pPr>
                      <w:r w:rsidRPr="00C32E22">
                        <w:rPr>
                          <w:sz w:val="18"/>
                          <w:szCs w:val="18"/>
                        </w:rPr>
                        <w:t>Concomitant medications included on an unknown date, atenolol tablet at a dose of 25 milligramstwice a day via unknown route for unknown indication.</w:t>
                      </w:r>
                    </w:p>
                    <w:p w14:paraId="44B67347" w14:textId="77777777" w:rsidR="000079B2" w:rsidRPr="00C32E22" w:rsidRDefault="000079B2" w:rsidP="000079B2">
                      <w:pPr>
                        <w:spacing w:after="0" w:line="240" w:lineRule="auto"/>
                        <w:contextualSpacing/>
                        <w:rPr>
                          <w:sz w:val="18"/>
                          <w:szCs w:val="18"/>
                        </w:rPr>
                      </w:pPr>
                    </w:p>
                    <w:p w14:paraId="26714D7A" w14:textId="34B18C38" w:rsidR="000079B2" w:rsidRPr="00C32E22" w:rsidRDefault="000079B2" w:rsidP="000079B2">
                      <w:pPr>
                        <w:spacing w:after="0" w:line="240" w:lineRule="auto"/>
                        <w:contextualSpacing/>
                        <w:rPr>
                          <w:sz w:val="18"/>
                          <w:szCs w:val="18"/>
                        </w:rPr>
                      </w:pPr>
                      <w:r w:rsidRPr="00C32E22">
                        <w:rPr>
                          <w:sz w:val="18"/>
                          <w:szCs w:val="18"/>
                        </w:rPr>
                        <w:t>### Common Mistakes to Avoid</w:t>
                      </w:r>
                    </w:p>
                    <w:p w14:paraId="63B5FD43" w14:textId="77777777" w:rsidR="000079B2" w:rsidRPr="00C32E22" w:rsidRDefault="000079B2" w:rsidP="000079B2">
                      <w:pPr>
                        <w:spacing w:after="0" w:line="240" w:lineRule="auto"/>
                        <w:contextualSpacing/>
                        <w:rPr>
                          <w:sz w:val="18"/>
                          <w:szCs w:val="18"/>
                        </w:rPr>
                      </w:pPr>
                      <w:r w:rsidRPr="00C32E22">
                        <w:rPr>
                          <w:sz w:val="18"/>
                          <w:szCs w:val="18"/>
                        </w:rPr>
                        <w:t>1. Incomplete tags (e.g., `&lt;SDRUG&gt;atenolol` without a closing tag)</w:t>
                      </w:r>
                    </w:p>
                    <w:p w14:paraId="57C1D92B" w14:textId="77777777" w:rsidR="000079B2" w:rsidRPr="00C32E22" w:rsidRDefault="000079B2" w:rsidP="000079B2">
                      <w:pPr>
                        <w:spacing w:after="0" w:line="240" w:lineRule="auto"/>
                        <w:contextualSpacing/>
                        <w:rPr>
                          <w:sz w:val="18"/>
                          <w:szCs w:val="18"/>
                        </w:rPr>
                      </w:pPr>
                      <w:r w:rsidRPr="00C32E22">
                        <w:rPr>
                          <w:sz w:val="18"/>
                          <w:szCs w:val="18"/>
                        </w:rPr>
                        <w:t>2. Altering the original text content</w:t>
                      </w:r>
                    </w:p>
                    <w:p w14:paraId="42B51AB1" w14:textId="77777777" w:rsidR="000079B2" w:rsidRPr="00C32E22" w:rsidRDefault="000079B2" w:rsidP="000079B2">
                      <w:pPr>
                        <w:spacing w:after="0" w:line="240" w:lineRule="auto"/>
                        <w:contextualSpacing/>
                        <w:rPr>
                          <w:sz w:val="18"/>
                          <w:szCs w:val="18"/>
                        </w:rPr>
                      </w:pPr>
                      <w:r w:rsidRPr="00C32E22">
                        <w:rPr>
                          <w:sz w:val="18"/>
                          <w:szCs w:val="18"/>
                        </w:rPr>
                        <w:t>3. Inconsistent capitalization of tags</w:t>
                      </w:r>
                    </w:p>
                    <w:p w14:paraId="38CDCA7F" w14:textId="77777777" w:rsidR="000079B2" w:rsidRPr="00C32E22" w:rsidRDefault="000079B2" w:rsidP="000079B2">
                      <w:pPr>
                        <w:spacing w:after="0" w:line="240" w:lineRule="auto"/>
                        <w:contextualSpacing/>
                        <w:rPr>
                          <w:sz w:val="18"/>
                          <w:szCs w:val="18"/>
                        </w:rPr>
                      </w:pPr>
                      <w:r w:rsidRPr="00C32E22">
                        <w:rPr>
                          <w:sz w:val="18"/>
                          <w:szCs w:val="18"/>
                        </w:rPr>
                        <w:t>4. Overlapping or nested tags</w:t>
                      </w:r>
                    </w:p>
                    <w:p w14:paraId="49DE4DF1" w14:textId="77777777" w:rsidR="000079B2" w:rsidRPr="00C32E22" w:rsidRDefault="000079B2" w:rsidP="000079B2">
                      <w:pPr>
                        <w:spacing w:after="0" w:line="240" w:lineRule="auto"/>
                        <w:contextualSpacing/>
                        <w:rPr>
                          <w:sz w:val="18"/>
                          <w:szCs w:val="18"/>
                        </w:rPr>
                      </w:pPr>
                    </w:p>
                    <w:p w14:paraId="7060EE4A" w14:textId="77777777" w:rsidR="000079B2" w:rsidRPr="00C32E22" w:rsidRDefault="000079B2" w:rsidP="000079B2">
                      <w:pPr>
                        <w:spacing w:after="0" w:line="240" w:lineRule="auto"/>
                        <w:contextualSpacing/>
                        <w:rPr>
                          <w:sz w:val="18"/>
                          <w:szCs w:val="18"/>
                        </w:rPr>
                      </w:pPr>
                      <w:r w:rsidRPr="00C32E22">
                        <w:rPr>
                          <w:sz w:val="18"/>
                          <w:szCs w:val="18"/>
                        </w:rPr>
                        <w:t>Your task is to apply these annotation principles to the provided FAERS case report narrative. Maintain accuracy and consistency throughout your annotations.</w:t>
                      </w:r>
                    </w:p>
                    <w:p w14:paraId="51A2819F" w14:textId="77777777" w:rsidR="000079B2" w:rsidRPr="00C32E22" w:rsidRDefault="000079B2" w:rsidP="000079B2">
                      <w:pPr>
                        <w:spacing w:after="0" w:line="240" w:lineRule="auto"/>
                        <w:contextualSpacing/>
                        <w:rPr>
                          <w:sz w:val="18"/>
                          <w:szCs w:val="18"/>
                        </w:rPr>
                      </w:pPr>
                      <w:r w:rsidRPr="00C32E22">
                        <w:rPr>
                          <w:sz w:val="18"/>
                          <w:szCs w:val="18"/>
                        </w:rPr>
                        <w:t>---</w:t>
                      </w:r>
                    </w:p>
                    <w:p w14:paraId="62538A99" w14:textId="77777777" w:rsidR="000079B2" w:rsidRPr="00C32E22" w:rsidRDefault="000079B2" w:rsidP="000079B2">
                      <w:pPr>
                        <w:spacing w:after="0" w:line="240" w:lineRule="auto"/>
                        <w:contextualSpacing/>
                        <w:rPr>
                          <w:sz w:val="18"/>
                          <w:szCs w:val="18"/>
                        </w:rPr>
                      </w:pPr>
                    </w:p>
                    <w:p w14:paraId="39F9079E" w14:textId="1A5D1A2F" w:rsidR="000079B2" w:rsidRPr="00C32E22" w:rsidRDefault="000079B2" w:rsidP="000079B2">
                      <w:pPr>
                        <w:spacing w:after="0" w:line="240" w:lineRule="auto"/>
                        <w:contextualSpacing/>
                        <w:rPr>
                          <w:sz w:val="18"/>
                          <w:szCs w:val="18"/>
                        </w:rPr>
                      </w:pPr>
                      <w:r w:rsidRPr="00C32E22">
                        <w:rPr>
                          <w:sz w:val="18"/>
                          <w:szCs w:val="18"/>
                        </w:rPr>
                        <w:t xml:space="preserve">###  Annotation Types and Their Descriptions  </w:t>
                      </w:r>
                    </w:p>
                    <w:p w14:paraId="21A611CA" w14:textId="77777777" w:rsidR="000079B2" w:rsidRPr="00C32E22" w:rsidRDefault="000079B2" w:rsidP="000079B2">
                      <w:pPr>
                        <w:spacing w:after="0" w:line="240" w:lineRule="auto"/>
                        <w:contextualSpacing/>
                        <w:rPr>
                          <w:sz w:val="18"/>
                          <w:szCs w:val="18"/>
                        </w:rPr>
                      </w:pPr>
                      <w:r w:rsidRPr="00C32E22">
                        <w:rPr>
                          <w:sz w:val="18"/>
                          <w:szCs w:val="18"/>
                        </w:rPr>
                        <w:t>Use the following table as your reference to annotate the provided text:</w:t>
                      </w:r>
                    </w:p>
                    <w:p w14:paraId="7B05409B" w14:textId="77777777" w:rsidR="000079B2" w:rsidRPr="00C32E22" w:rsidRDefault="000079B2" w:rsidP="000079B2">
                      <w:pPr>
                        <w:spacing w:after="0" w:line="240" w:lineRule="auto"/>
                        <w:contextualSpacing/>
                        <w:rPr>
                          <w:i/>
                          <w:iCs/>
                          <w:sz w:val="18"/>
                          <w:szCs w:val="18"/>
                        </w:rPr>
                      </w:pPr>
                      <w:r w:rsidRPr="00C32E22">
                        <w:rPr>
                          <w:i/>
                          <w:iCs/>
                          <w:sz w:val="18"/>
                          <w:szCs w:val="18"/>
                        </w:rPr>
                        <w:t>/* Annotation Guidance */</w:t>
                      </w:r>
                    </w:p>
                    <w:p w14:paraId="138C6C6D" w14:textId="77777777" w:rsidR="000079B2" w:rsidRPr="00C32E22" w:rsidRDefault="000079B2" w:rsidP="000079B2">
                      <w:pPr>
                        <w:spacing w:after="0" w:line="240" w:lineRule="auto"/>
                        <w:contextualSpacing/>
                        <w:rPr>
                          <w:sz w:val="18"/>
                          <w:szCs w:val="18"/>
                        </w:rPr>
                      </w:pPr>
                    </w:p>
                    <w:p w14:paraId="0D285DA7" w14:textId="00C24EC0" w:rsidR="000079B2" w:rsidRPr="00C32E22" w:rsidRDefault="000079B2" w:rsidP="000079B2">
                      <w:pPr>
                        <w:spacing w:after="0" w:line="240" w:lineRule="auto"/>
                        <w:contextualSpacing/>
                        <w:rPr>
                          <w:sz w:val="18"/>
                          <w:szCs w:val="18"/>
                        </w:rPr>
                      </w:pPr>
                      <w:r w:rsidRPr="00C32E22">
                        <w:rPr>
                          <w:sz w:val="18"/>
                          <w:szCs w:val="18"/>
                        </w:rPr>
                        <w:t>&gt;  *Note:* Adverse Events should be tagged as `&lt;AE&gt;...&lt;/AE&gt;` only when clearly distinguishable from general diagnoses.</w:t>
                      </w:r>
                    </w:p>
                    <w:p w14:paraId="609D9127" w14:textId="77777777" w:rsidR="000079B2" w:rsidRPr="00C32E22" w:rsidRDefault="000079B2" w:rsidP="000079B2">
                      <w:pPr>
                        <w:spacing w:after="0" w:line="240" w:lineRule="auto"/>
                        <w:contextualSpacing/>
                        <w:rPr>
                          <w:sz w:val="18"/>
                          <w:szCs w:val="18"/>
                        </w:rPr>
                      </w:pPr>
                    </w:p>
                    <w:p w14:paraId="17D67BEF" w14:textId="77777777" w:rsidR="000079B2" w:rsidRPr="00C32E22" w:rsidRDefault="000079B2" w:rsidP="000079B2">
                      <w:pPr>
                        <w:spacing w:after="0" w:line="240" w:lineRule="auto"/>
                        <w:contextualSpacing/>
                        <w:rPr>
                          <w:sz w:val="18"/>
                          <w:szCs w:val="18"/>
                        </w:rPr>
                      </w:pPr>
                      <w:r w:rsidRPr="00C32E22">
                        <w:rPr>
                          <w:sz w:val="18"/>
                          <w:szCs w:val="18"/>
                        </w:rPr>
                        <w:t>---</w:t>
                      </w:r>
                    </w:p>
                    <w:p w14:paraId="1A5D2F7B" w14:textId="77777777" w:rsidR="000079B2" w:rsidRPr="00C32E22" w:rsidRDefault="000079B2" w:rsidP="000079B2">
                      <w:pPr>
                        <w:spacing w:after="0" w:line="240" w:lineRule="auto"/>
                        <w:contextualSpacing/>
                        <w:rPr>
                          <w:sz w:val="18"/>
                          <w:szCs w:val="18"/>
                        </w:rPr>
                      </w:pPr>
                    </w:p>
                    <w:p w14:paraId="03F3493E" w14:textId="3953CEC7" w:rsidR="000079B2" w:rsidRPr="00C32E22" w:rsidRDefault="000079B2" w:rsidP="000079B2">
                      <w:pPr>
                        <w:spacing w:after="0" w:line="240" w:lineRule="auto"/>
                        <w:contextualSpacing/>
                        <w:rPr>
                          <w:sz w:val="18"/>
                          <w:szCs w:val="18"/>
                        </w:rPr>
                      </w:pPr>
                      <w:r w:rsidRPr="00C32E22">
                        <w:rPr>
                          <w:sz w:val="18"/>
                          <w:szCs w:val="18"/>
                        </w:rPr>
                        <w:t xml:space="preserve">###  Output Instructions  </w:t>
                      </w:r>
                    </w:p>
                    <w:p w14:paraId="274D94E9" w14:textId="77777777" w:rsidR="000079B2" w:rsidRPr="00C32E22" w:rsidRDefault="000079B2" w:rsidP="000079B2">
                      <w:pPr>
                        <w:spacing w:after="0" w:line="240" w:lineRule="auto"/>
                        <w:contextualSpacing/>
                        <w:rPr>
                          <w:sz w:val="18"/>
                          <w:szCs w:val="18"/>
                        </w:rPr>
                      </w:pPr>
                      <w:r w:rsidRPr="00C32E22">
                        <w:rPr>
                          <w:sz w:val="18"/>
                          <w:szCs w:val="18"/>
                        </w:rPr>
                        <w:t xml:space="preserve">- Begin your output with:  </w:t>
                      </w:r>
                    </w:p>
                    <w:p w14:paraId="665669C3" w14:textId="77777777" w:rsidR="000079B2" w:rsidRPr="00C32E22" w:rsidRDefault="000079B2" w:rsidP="000079B2">
                      <w:pPr>
                        <w:spacing w:after="0" w:line="240" w:lineRule="auto"/>
                        <w:contextualSpacing/>
                        <w:rPr>
                          <w:sz w:val="18"/>
                          <w:szCs w:val="18"/>
                        </w:rPr>
                      </w:pPr>
                      <w:r w:rsidRPr="00C32E22">
                        <w:rPr>
                          <w:sz w:val="18"/>
                          <w:szCs w:val="18"/>
                        </w:rPr>
                        <w:t xml:space="preserve">  The annotated text is shown as below:  </w:t>
                      </w:r>
                    </w:p>
                    <w:p w14:paraId="1C2443BF" w14:textId="77777777" w:rsidR="000079B2" w:rsidRPr="00C32E22" w:rsidRDefault="000079B2" w:rsidP="000079B2">
                      <w:pPr>
                        <w:spacing w:after="0" w:line="240" w:lineRule="auto"/>
                        <w:contextualSpacing/>
                        <w:rPr>
                          <w:sz w:val="18"/>
                          <w:szCs w:val="18"/>
                        </w:rPr>
                      </w:pPr>
                      <w:r w:rsidRPr="00C32E22">
                        <w:rPr>
                          <w:sz w:val="18"/>
                          <w:szCs w:val="18"/>
                        </w:rPr>
                        <w:t>- Follow this with the full narrative, inserting only the annotation tags where appropriate.</w:t>
                      </w:r>
                    </w:p>
                    <w:p w14:paraId="3647AB10" w14:textId="77777777" w:rsidR="000079B2" w:rsidRPr="00C32E22" w:rsidRDefault="000079B2" w:rsidP="000079B2">
                      <w:pPr>
                        <w:spacing w:after="0" w:line="240" w:lineRule="auto"/>
                        <w:contextualSpacing/>
                        <w:rPr>
                          <w:sz w:val="18"/>
                          <w:szCs w:val="18"/>
                        </w:rPr>
                      </w:pPr>
                      <w:r w:rsidRPr="00C32E22">
                        <w:rPr>
                          <w:sz w:val="18"/>
                          <w:szCs w:val="18"/>
                        </w:rPr>
                        <w:t>- Ensure **the original text structure and punctuation remain unchanged** aside from the added tags.</w:t>
                      </w:r>
                    </w:p>
                  </w:txbxContent>
                </v:textbox>
                <w10:wrap type="topAndBottom"/>
              </v:shape>
            </w:pict>
          </mc:Fallback>
        </mc:AlternateContent>
      </w:r>
      <w:r w:rsidRPr="00C32E22">
        <w:t xml:space="preserve">Supplementary File </w:t>
      </w:r>
      <w:r>
        <w:t xml:space="preserve">1. LLM Prompt for Narrative Annotation </w:t>
      </w:r>
    </w:p>
    <w:p w14:paraId="4DCAB2A5" w14:textId="77777777" w:rsidR="000079B2" w:rsidRDefault="000079B2" w:rsidP="000079B2"/>
    <w:p w14:paraId="665956B6" w14:textId="77777777" w:rsidR="0008720F" w:rsidRDefault="0008720F">
      <w:pPr>
        <w:rPr>
          <w:b/>
          <w:bCs/>
        </w:rPr>
      </w:pPr>
      <w:r>
        <w:rPr>
          <w:b/>
          <w:bCs/>
        </w:rPr>
        <w:br w:type="page"/>
      </w:r>
    </w:p>
    <w:p w14:paraId="7434383C" w14:textId="7A81F322" w:rsidR="000079B2" w:rsidRPr="00352B24" w:rsidRDefault="000079B2" w:rsidP="000079B2">
      <w:pPr>
        <w:rPr>
          <w:b/>
          <w:bCs/>
        </w:rPr>
      </w:pPr>
      <w:r w:rsidRPr="00352B24">
        <w:rPr>
          <w:b/>
          <w:bCs/>
        </w:rPr>
        <w:t xml:space="preserve">Table </w:t>
      </w:r>
      <w:r>
        <w:rPr>
          <w:b/>
          <w:bCs/>
        </w:rPr>
        <w:t>S1</w:t>
      </w:r>
      <w:r w:rsidRPr="00352B24">
        <w:rPr>
          <w:b/>
          <w:bCs/>
        </w:rPr>
        <w:t>. Annotation Categories and Definitions</w:t>
      </w:r>
    </w:p>
    <w:tbl>
      <w:tblPr>
        <w:tblStyle w:val="PlainTable3"/>
        <w:tblW w:w="0" w:type="auto"/>
        <w:tblLook w:val="04A0" w:firstRow="1" w:lastRow="0" w:firstColumn="1" w:lastColumn="0" w:noHBand="0" w:noVBand="1"/>
      </w:tblPr>
      <w:tblGrid>
        <w:gridCol w:w="2641"/>
        <w:gridCol w:w="6719"/>
      </w:tblGrid>
      <w:tr w:rsidR="000079B2" w:rsidRPr="00EB3EE8" w14:paraId="433F8180" w14:textId="77777777" w:rsidTr="00FE06B6">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641" w:type="dxa"/>
            <w:hideMark/>
          </w:tcPr>
          <w:p w14:paraId="125E3CE7" w14:textId="77777777" w:rsidR="000079B2" w:rsidRPr="00415620" w:rsidRDefault="000079B2">
            <w:pPr>
              <w:contextualSpacing/>
              <w:rPr>
                <w:sz w:val="18"/>
                <w:szCs w:val="18"/>
              </w:rPr>
            </w:pPr>
            <w:r w:rsidRPr="00415620">
              <w:rPr>
                <w:sz w:val="18"/>
                <w:szCs w:val="18"/>
              </w:rPr>
              <w:t>Clinical Concept </w:t>
            </w:r>
          </w:p>
        </w:tc>
        <w:tc>
          <w:tcPr>
            <w:tcW w:w="6719" w:type="dxa"/>
            <w:hideMark/>
          </w:tcPr>
          <w:p w14:paraId="44531AFF" w14:textId="77777777" w:rsidR="000079B2" w:rsidRPr="00A33A12" w:rsidRDefault="000079B2">
            <w:pPr>
              <w:contextualSpacing/>
              <w:cnfStyle w:val="100000000000" w:firstRow="1" w:lastRow="0" w:firstColumn="0" w:lastColumn="0" w:oddVBand="0" w:evenVBand="0" w:oddHBand="0" w:evenHBand="0" w:firstRowFirstColumn="0" w:firstRowLastColumn="0" w:lastRowFirstColumn="0" w:lastRowLastColumn="0"/>
              <w:rPr>
                <w:b w:val="0"/>
                <w:bCs w:val="0"/>
              </w:rPr>
            </w:pPr>
            <w:r w:rsidRPr="001E1C02">
              <w:t>Definitions</w:t>
            </w:r>
          </w:p>
        </w:tc>
      </w:tr>
      <w:tr w:rsidR="000079B2" w:rsidRPr="00EB3EE8" w14:paraId="3AC1FA81"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7657F5AC" w14:textId="77777777" w:rsidR="000079B2" w:rsidRPr="00415620" w:rsidRDefault="000079B2">
            <w:pPr>
              <w:contextualSpacing/>
              <w:rPr>
                <w:b w:val="0"/>
                <w:bCs w:val="0"/>
                <w:sz w:val="18"/>
                <w:szCs w:val="18"/>
              </w:rPr>
            </w:pPr>
            <w:r w:rsidRPr="00415620">
              <w:rPr>
                <w:sz w:val="18"/>
                <w:szCs w:val="18"/>
              </w:rPr>
              <w:t>sDrug: Suspect Drug Products</w:t>
            </w:r>
          </w:p>
          <w:p w14:paraId="2778B016" w14:textId="77777777" w:rsidR="000079B2" w:rsidRPr="00415620" w:rsidRDefault="000079B2">
            <w:pPr>
              <w:contextualSpacing/>
              <w:rPr>
                <w:b w:val="0"/>
                <w:bCs w:val="0"/>
                <w:sz w:val="18"/>
                <w:szCs w:val="18"/>
              </w:rPr>
            </w:pPr>
          </w:p>
        </w:tc>
        <w:tc>
          <w:tcPr>
            <w:tcW w:w="6719" w:type="dxa"/>
            <w:hideMark/>
          </w:tcPr>
          <w:p w14:paraId="5C080558" w14:textId="77777777"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A drug or biological product believed to have caused, contributed to, or been associated with the adverse event. Often discontinued, changed, or adjusted after the AE. May have explicit causal language linking it to the AE. </w:t>
            </w:r>
          </w:p>
        </w:tc>
      </w:tr>
      <w:tr w:rsidR="000079B2" w:rsidRPr="00EB3EE8" w14:paraId="6E9DBF69"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3EB3F22B" w14:textId="77777777" w:rsidR="000079B2" w:rsidRPr="00415620" w:rsidRDefault="000079B2">
            <w:pPr>
              <w:contextualSpacing/>
              <w:rPr>
                <w:b w:val="0"/>
                <w:bCs w:val="0"/>
                <w:sz w:val="18"/>
                <w:szCs w:val="18"/>
              </w:rPr>
            </w:pPr>
            <w:r w:rsidRPr="00415620">
              <w:rPr>
                <w:sz w:val="18"/>
                <w:szCs w:val="18"/>
              </w:rPr>
              <w:t>cDrug: Concomitant Drug Products </w:t>
            </w:r>
          </w:p>
        </w:tc>
        <w:tc>
          <w:tcPr>
            <w:tcW w:w="6719" w:type="dxa"/>
            <w:hideMark/>
          </w:tcPr>
          <w:p w14:paraId="185E2428"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Drugs that were concurrently administered with other drugs (e.g., suspect drugs), as part of the patient’s ongoing or routine regimen. May include chronic medications, maintenance therapy, or background treatments. Some may have a potential or implicit causal relationship with the AE, as per applicant report. </w:t>
            </w:r>
          </w:p>
        </w:tc>
      </w:tr>
      <w:tr w:rsidR="000079B2" w:rsidRPr="00EB3EE8" w14:paraId="5DA35D92"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tcPr>
          <w:p w14:paraId="34C517C8" w14:textId="77777777" w:rsidR="000079B2" w:rsidRPr="00415620" w:rsidRDefault="000079B2">
            <w:pPr>
              <w:contextualSpacing/>
              <w:rPr>
                <w:b w:val="0"/>
                <w:bCs w:val="0"/>
                <w:sz w:val="18"/>
                <w:szCs w:val="18"/>
              </w:rPr>
            </w:pPr>
            <w:r w:rsidRPr="00415620">
              <w:rPr>
                <w:sz w:val="18"/>
                <w:szCs w:val="18"/>
              </w:rPr>
              <w:t>oDrug: Other Drug Products </w:t>
            </w:r>
          </w:p>
        </w:tc>
        <w:tc>
          <w:tcPr>
            <w:tcW w:w="6719" w:type="dxa"/>
          </w:tcPr>
          <w:p w14:paraId="082E1838" w14:textId="77777777"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 Drugs mentioned but not clearly linked to current adverse event, concomitant drugs or therapy, or explicit treatment purpose. </w:t>
            </w:r>
          </w:p>
          <w:p w14:paraId="6B63D789" w14:textId="77777777"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Illicit substances (e.g. Methamphetamine in its non-medical form) should also be included, as they may act as important confounding factors or be relevant to future drug approvals involving such substances (e.g. psychedelics).  </w:t>
            </w:r>
          </w:p>
          <w:p w14:paraId="70508FA3" w14:textId="7A0D6CB6"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 xml:space="preserve">Typically </w:t>
            </w:r>
            <w:r w:rsidR="00812F02" w:rsidRPr="00A33A12">
              <w:rPr>
                <w:sz w:val="18"/>
                <w:szCs w:val="18"/>
              </w:rPr>
              <w:t>include</w:t>
            </w:r>
            <w:r w:rsidRPr="00A33A12">
              <w:rPr>
                <w:sz w:val="18"/>
                <w:szCs w:val="18"/>
              </w:rPr>
              <w:t xml:space="preserve"> historical drug use or drug references without any specified clinical context.  </w:t>
            </w:r>
          </w:p>
        </w:tc>
      </w:tr>
      <w:tr w:rsidR="000079B2" w:rsidRPr="00EB3EE8" w14:paraId="3AD537E0"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5F497F88" w14:textId="77777777" w:rsidR="000079B2" w:rsidRPr="00415620" w:rsidRDefault="000079B2">
            <w:pPr>
              <w:contextualSpacing/>
              <w:rPr>
                <w:b w:val="0"/>
                <w:bCs w:val="0"/>
                <w:sz w:val="18"/>
                <w:szCs w:val="18"/>
              </w:rPr>
            </w:pPr>
            <w:r w:rsidRPr="00415620">
              <w:rPr>
                <w:sz w:val="18"/>
                <w:szCs w:val="18"/>
              </w:rPr>
              <w:t>Dose: Dose Administered </w:t>
            </w:r>
          </w:p>
        </w:tc>
        <w:tc>
          <w:tcPr>
            <w:tcW w:w="6719" w:type="dxa"/>
            <w:hideMark/>
          </w:tcPr>
          <w:p w14:paraId="21AE67EA"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Explicitly stated dosage information of any drugs. </w:t>
            </w:r>
          </w:p>
        </w:tc>
      </w:tr>
      <w:tr w:rsidR="009C09DC" w:rsidRPr="00EB3EE8" w14:paraId="0FF3E771"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tcPr>
          <w:p w14:paraId="7BD2B649" w14:textId="6313E616" w:rsidR="009C09DC" w:rsidRPr="00415620" w:rsidRDefault="009C09DC" w:rsidP="009C09DC">
            <w:pPr>
              <w:contextualSpacing/>
              <w:rPr>
                <w:sz w:val="18"/>
                <w:szCs w:val="18"/>
              </w:rPr>
            </w:pPr>
            <w:r w:rsidRPr="00415620">
              <w:rPr>
                <w:sz w:val="18"/>
                <w:szCs w:val="18"/>
              </w:rPr>
              <w:t>IND: indication </w:t>
            </w:r>
          </w:p>
        </w:tc>
        <w:tc>
          <w:tcPr>
            <w:tcW w:w="6719" w:type="dxa"/>
          </w:tcPr>
          <w:p w14:paraId="5DA7F877" w14:textId="0D6EC093" w:rsidR="009C09DC" w:rsidRPr="00A33A12" w:rsidRDefault="009C09DC" w:rsidP="009C09DC">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The reason or intended medical purpose for which a drug, treatment, or procedure is used. This includes explicit statements like "used for fever" or "given for infection." Also includes cases where the indication is unknown or unspecified but clearly referenced. </w:t>
            </w:r>
          </w:p>
        </w:tc>
      </w:tr>
      <w:tr w:rsidR="000079B2" w:rsidRPr="00EB3EE8" w14:paraId="6E071FBB"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20CD6B3D" w14:textId="77777777" w:rsidR="000079B2" w:rsidRPr="00415620" w:rsidRDefault="000079B2">
            <w:pPr>
              <w:contextualSpacing/>
              <w:rPr>
                <w:b w:val="0"/>
                <w:bCs w:val="0"/>
                <w:sz w:val="18"/>
                <w:szCs w:val="18"/>
              </w:rPr>
            </w:pPr>
            <w:r w:rsidRPr="00415620">
              <w:rPr>
                <w:sz w:val="18"/>
                <w:szCs w:val="18"/>
              </w:rPr>
              <w:t>Treatment: Drug used for treatment </w:t>
            </w:r>
          </w:p>
        </w:tc>
        <w:tc>
          <w:tcPr>
            <w:tcW w:w="6719" w:type="dxa"/>
            <w:hideMark/>
          </w:tcPr>
          <w:p w14:paraId="0397B4FE"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Capture only drug products/ drug administration explicitly described as treatments addressing disease, adverse events or symptoms.   </w:t>
            </w:r>
          </w:p>
        </w:tc>
      </w:tr>
      <w:tr w:rsidR="009C09DC" w:rsidRPr="00EB3EE8" w14:paraId="3CD5EDF6" w14:textId="77777777" w:rsidTr="009C09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shd w:val="clear" w:color="auto" w:fill="7F7F7F" w:themeFill="text1" w:themeFillTint="80"/>
          </w:tcPr>
          <w:p w14:paraId="240D28B4" w14:textId="77777777" w:rsidR="009C09DC" w:rsidRPr="00415620" w:rsidRDefault="009C09DC">
            <w:pPr>
              <w:contextualSpacing/>
              <w:rPr>
                <w:sz w:val="18"/>
                <w:szCs w:val="18"/>
              </w:rPr>
            </w:pPr>
          </w:p>
        </w:tc>
        <w:tc>
          <w:tcPr>
            <w:tcW w:w="6719" w:type="dxa"/>
            <w:shd w:val="clear" w:color="auto" w:fill="7F7F7F" w:themeFill="text1" w:themeFillTint="80"/>
          </w:tcPr>
          <w:p w14:paraId="27DF4E92" w14:textId="77777777" w:rsidR="009C09DC" w:rsidRPr="00A33A12" w:rsidRDefault="009C09DC">
            <w:pPr>
              <w:contextualSpacing/>
              <w:cnfStyle w:val="000000100000" w:firstRow="0" w:lastRow="0" w:firstColumn="0" w:lastColumn="0" w:oddVBand="0" w:evenVBand="0" w:oddHBand="1" w:evenHBand="0" w:firstRowFirstColumn="0" w:firstRowLastColumn="0" w:lastRowFirstColumn="0" w:lastRowLastColumn="0"/>
              <w:rPr>
                <w:sz w:val="18"/>
                <w:szCs w:val="18"/>
              </w:rPr>
            </w:pPr>
          </w:p>
        </w:tc>
      </w:tr>
      <w:tr w:rsidR="000079B2" w:rsidRPr="00EB3EE8" w14:paraId="75BC5C86"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22593043" w14:textId="77777777" w:rsidR="000079B2" w:rsidRPr="00415620" w:rsidRDefault="000079B2">
            <w:pPr>
              <w:contextualSpacing/>
              <w:rPr>
                <w:b w:val="0"/>
                <w:bCs w:val="0"/>
                <w:sz w:val="18"/>
                <w:szCs w:val="18"/>
              </w:rPr>
            </w:pPr>
            <w:r w:rsidRPr="00415620">
              <w:rPr>
                <w:sz w:val="18"/>
                <w:szCs w:val="18"/>
              </w:rPr>
              <w:t>AE: Adverse Event </w:t>
            </w:r>
          </w:p>
        </w:tc>
        <w:tc>
          <w:tcPr>
            <w:tcW w:w="6719" w:type="dxa"/>
            <w:hideMark/>
          </w:tcPr>
          <w:p w14:paraId="529D4066"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Any negative health outcome, condition, or symptom that could represent an adverse event, regardless of their relation to the drug or baseline status. This category includes all clinically relevant events, including baseline symptoms, new diagnoses, and patient-reported symptoms. An adverse event may be a formally diagnosed condition or a subjective symptom reported by the patient, indicating a potential impact on the patient’s health. </w:t>
            </w:r>
          </w:p>
        </w:tc>
      </w:tr>
      <w:tr w:rsidR="000079B2" w:rsidRPr="00EB3EE8" w14:paraId="0B61D6A1"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563667DB" w14:textId="77777777" w:rsidR="000079B2" w:rsidRPr="00415620" w:rsidRDefault="000079B2">
            <w:pPr>
              <w:contextualSpacing/>
              <w:rPr>
                <w:b w:val="0"/>
                <w:bCs w:val="0"/>
                <w:sz w:val="18"/>
                <w:szCs w:val="18"/>
              </w:rPr>
            </w:pPr>
            <w:r w:rsidRPr="00415620">
              <w:rPr>
                <w:sz w:val="18"/>
                <w:szCs w:val="18"/>
              </w:rPr>
              <w:t>mAE: AE Manifestations/Sequelae </w:t>
            </w:r>
          </w:p>
          <w:p w14:paraId="003B1B0C" w14:textId="77777777" w:rsidR="000079B2" w:rsidRPr="00415620" w:rsidRDefault="000079B2">
            <w:pPr>
              <w:contextualSpacing/>
              <w:rPr>
                <w:b w:val="0"/>
                <w:bCs w:val="0"/>
                <w:sz w:val="18"/>
                <w:szCs w:val="18"/>
              </w:rPr>
            </w:pPr>
          </w:p>
        </w:tc>
        <w:tc>
          <w:tcPr>
            <w:tcW w:w="6719" w:type="dxa"/>
            <w:hideMark/>
          </w:tcPr>
          <w:p w14:paraId="768950B5" w14:textId="77777777"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mAE-Manifestations: immediate signs, symptoms that appear as part of the adverse event. Observable or measurable effects associated with the AE. May include physiological changes or specific clinical findings. Documented at or near the time of the AE onset. </w:t>
            </w:r>
          </w:p>
          <w:p w14:paraId="0CEA1630" w14:textId="77777777"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mAE-Sequelae: consequences or complications resulting from the adverse event. Persistent or secondary effects occurring after the acute phase of the AE. May develop days, weeks, or even years after the AE. </w:t>
            </w:r>
          </w:p>
        </w:tc>
      </w:tr>
      <w:tr w:rsidR="000079B2" w:rsidRPr="00EB3EE8" w14:paraId="530737C4"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50C0BD39" w14:textId="77777777" w:rsidR="000079B2" w:rsidRPr="00415620" w:rsidRDefault="000079B2">
            <w:pPr>
              <w:contextualSpacing/>
              <w:rPr>
                <w:b w:val="0"/>
                <w:bCs w:val="0"/>
                <w:sz w:val="18"/>
                <w:szCs w:val="18"/>
              </w:rPr>
            </w:pPr>
            <w:r w:rsidRPr="00415620">
              <w:rPr>
                <w:sz w:val="18"/>
                <w:szCs w:val="18"/>
              </w:rPr>
              <w:t>Dx: diagnostic test results </w:t>
            </w:r>
          </w:p>
        </w:tc>
        <w:tc>
          <w:tcPr>
            <w:tcW w:w="6719" w:type="dxa"/>
            <w:hideMark/>
          </w:tcPr>
          <w:p w14:paraId="0D2802FC"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Captured only the names of diagnostic procedures performed to evaluate or confirm a medical condition or diagnosis.   </w:t>
            </w:r>
          </w:p>
        </w:tc>
      </w:tr>
      <w:tr w:rsidR="009C09DC" w:rsidRPr="00EB3EE8" w14:paraId="17F27491"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tcPr>
          <w:p w14:paraId="76449BE2" w14:textId="02DFBDFA" w:rsidR="009C09DC" w:rsidRPr="00415620" w:rsidRDefault="009C09DC" w:rsidP="009C09DC">
            <w:pPr>
              <w:contextualSpacing/>
              <w:rPr>
                <w:sz w:val="18"/>
                <w:szCs w:val="18"/>
              </w:rPr>
            </w:pPr>
            <w:r w:rsidRPr="00415620">
              <w:rPr>
                <w:sz w:val="18"/>
                <w:szCs w:val="18"/>
              </w:rPr>
              <w:t>Lab: Laboratory Finding </w:t>
            </w:r>
          </w:p>
        </w:tc>
        <w:tc>
          <w:tcPr>
            <w:tcW w:w="6719" w:type="dxa"/>
          </w:tcPr>
          <w:p w14:paraId="411D3120" w14:textId="5C87D026" w:rsidR="009C09DC" w:rsidRPr="00A33A12" w:rsidRDefault="009C09DC" w:rsidP="009C09DC">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Results (test named and specific results) specifically from laboratory tests indicating quantitative measurements or biochemical markers, such as blood tests, enzyme levels, height, weight and other routine or other clinical parameters. Regardless of whether the results are normal, abnormal, positive, or negative. Laboratory findings provide objective data about the patient’s health status and can support the assessment of adverse events when combined with symptoms or diagnoses. This category captures information related to specific measurements, test outcomes, and diagnostic indicators but doesn’t imply an adverse event on its own. </w:t>
            </w:r>
          </w:p>
        </w:tc>
      </w:tr>
      <w:tr w:rsidR="009C09DC" w:rsidRPr="00EB3EE8" w14:paraId="698693CC"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tcPr>
          <w:p w14:paraId="4B6EAC24" w14:textId="2CA5DC66" w:rsidR="009C09DC" w:rsidRPr="00415620" w:rsidRDefault="009C09DC" w:rsidP="009C09DC">
            <w:pPr>
              <w:contextualSpacing/>
              <w:rPr>
                <w:sz w:val="18"/>
                <w:szCs w:val="18"/>
              </w:rPr>
            </w:pPr>
            <w:r w:rsidRPr="00415620">
              <w:rPr>
                <w:sz w:val="18"/>
                <w:szCs w:val="18"/>
              </w:rPr>
              <w:t>Status: patient status </w:t>
            </w:r>
          </w:p>
        </w:tc>
        <w:tc>
          <w:tcPr>
            <w:tcW w:w="6719" w:type="dxa"/>
          </w:tcPr>
          <w:p w14:paraId="6FCEBF1C" w14:textId="7204EE13" w:rsidR="009C09DC" w:rsidRPr="00A33A12" w:rsidRDefault="009C09DC" w:rsidP="009C09DC">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captures statements about the progression or outcome of either the patient’s overall clinical condition or the adverse event status after a treatment, or intervention. This category captures many references to how the patient’s condition has progressed over time, whether they recover, worsened, remained stable, or experienced long-term effects. Outcome data helps to understand the impacts and severity of adverse events and provide insight into the efficacy of treatments. </w:t>
            </w:r>
          </w:p>
        </w:tc>
      </w:tr>
      <w:tr w:rsidR="009C09DC" w:rsidRPr="00EB3EE8" w14:paraId="1D7B8A15"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tcPr>
          <w:p w14:paraId="50CB41EB" w14:textId="353EE646" w:rsidR="009C09DC" w:rsidRPr="00415620" w:rsidRDefault="009C09DC" w:rsidP="009C09DC">
            <w:pPr>
              <w:contextualSpacing/>
              <w:rPr>
                <w:sz w:val="18"/>
                <w:szCs w:val="18"/>
              </w:rPr>
            </w:pPr>
            <w:r w:rsidRPr="00415620">
              <w:rPr>
                <w:sz w:val="18"/>
                <w:szCs w:val="18"/>
              </w:rPr>
              <w:t>R/O: Rule-out diagnosis </w:t>
            </w:r>
          </w:p>
        </w:tc>
        <w:tc>
          <w:tcPr>
            <w:tcW w:w="6719" w:type="dxa"/>
          </w:tcPr>
          <w:p w14:paraId="20ACBA80" w14:textId="4914DCA7" w:rsidR="009C09DC" w:rsidRPr="00A33A12" w:rsidRDefault="009C09DC" w:rsidP="009C09DC">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Conditions considered but ultimately ruled out as causes of symptoms or adverse events. </w:t>
            </w:r>
          </w:p>
        </w:tc>
      </w:tr>
      <w:tr w:rsidR="000079B2" w:rsidRPr="00EB3EE8" w14:paraId="6C6412F7"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56F33936" w14:textId="77777777" w:rsidR="000079B2" w:rsidRPr="00415620" w:rsidRDefault="000079B2">
            <w:pPr>
              <w:contextualSpacing/>
              <w:rPr>
                <w:b w:val="0"/>
                <w:bCs w:val="0"/>
                <w:sz w:val="18"/>
                <w:szCs w:val="18"/>
              </w:rPr>
            </w:pPr>
            <w:r w:rsidRPr="00415620">
              <w:rPr>
                <w:sz w:val="18"/>
                <w:szCs w:val="18"/>
              </w:rPr>
              <w:t>CoD: Cause of Death </w:t>
            </w:r>
          </w:p>
        </w:tc>
        <w:tc>
          <w:tcPr>
            <w:tcW w:w="6719" w:type="dxa"/>
            <w:hideMark/>
          </w:tcPr>
          <w:p w14:paraId="4BE6B2BE"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Specific cause or reason for patient death that may be related to the drug.  </w:t>
            </w:r>
          </w:p>
        </w:tc>
      </w:tr>
      <w:tr w:rsidR="009C09DC" w:rsidRPr="00EB3EE8" w14:paraId="336290C7" w14:textId="77777777" w:rsidTr="009C09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shd w:val="clear" w:color="auto" w:fill="7F7F7F" w:themeFill="text1" w:themeFillTint="80"/>
          </w:tcPr>
          <w:p w14:paraId="5EF542DE" w14:textId="77777777" w:rsidR="009C09DC" w:rsidRPr="00415620" w:rsidRDefault="009C09DC">
            <w:pPr>
              <w:contextualSpacing/>
              <w:rPr>
                <w:sz w:val="18"/>
                <w:szCs w:val="18"/>
              </w:rPr>
            </w:pPr>
          </w:p>
        </w:tc>
        <w:tc>
          <w:tcPr>
            <w:tcW w:w="6719" w:type="dxa"/>
            <w:shd w:val="clear" w:color="auto" w:fill="7F7F7F" w:themeFill="text1" w:themeFillTint="80"/>
          </w:tcPr>
          <w:p w14:paraId="02132441" w14:textId="77777777" w:rsidR="009C09DC" w:rsidRPr="00A33A12" w:rsidRDefault="009C09DC">
            <w:pPr>
              <w:contextualSpacing/>
              <w:cnfStyle w:val="000000100000" w:firstRow="0" w:lastRow="0" w:firstColumn="0" w:lastColumn="0" w:oddVBand="0" w:evenVBand="0" w:oddHBand="1" w:evenHBand="0" w:firstRowFirstColumn="0" w:firstRowLastColumn="0" w:lastRowFirstColumn="0" w:lastRowLastColumn="0"/>
              <w:rPr>
                <w:sz w:val="18"/>
                <w:szCs w:val="18"/>
              </w:rPr>
            </w:pPr>
          </w:p>
        </w:tc>
      </w:tr>
      <w:tr w:rsidR="009C09DC" w:rsidRPr="00EB3EE8" w14:paraId="24C81F9B" w14:textId="77777777" w:rsidTr="009C09DC">
        <w:trPr>
          <w:trHeight w:val="300"/>
        </w:trPr>
        <w:tc>
          <w:tcPr>
            <w:cnfStyle w:val="001000000000" w:firstRow="0" w:lastRow="0" w:firstColumn="1" w:lastColumn="0" w:oddVBand="0" w:evenVBand="0" w:oddHBand="0" w:evenHBand="0" w:firstRowFirstColumn="0" w:firstRowLastColumn="0" w:lastRowFirstColumn="0" w:lastRowLastColumn="0"/>
            <w:tcW w:w="2641" w:type="dxa"/>
          </w:tcPr>
          <w:p w14:paraId="563875CE" w14:textId="49848846" w:rsidR="009C09DC" w:rsidRPr="00415620" w:rsidRDefault="009C09DC" w:rsidP="009C09DC">
            <w:pPr>
              <w:contextualSpacing/>
              <w:rPr>
                <w:b w:val="0"/>
                <w:bCs w:val="0"/>
                <w:sz w:val="18"/>
                <w:szCs w:val="18"/>
              </w:rPr>
            </w:pPr>
            <w:r w:rsidRPr="00415620">
              <w:rPr>
                <w:sz w:val="18"/>
                <w:szCs w:val="18"/>
              </w:rPr>
              <w:t>MHx: Medical History </w:t>
            </w:r>
          </w:p>
        </w:tc>
        <w:tc>
          <w:tcPr>
            <w:tcW w:w="6719" w:type="dxa"/>
          </w:tcPr>
          <w:p w14:paraId="4F0C4537" w14:textId="7C6CC1D0" w:rsidR="009C09DC" w:rsidRPr="00A33A12" w:rsidRDefault="009C09DC" w:rsidP="009C09DC">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Symptoms, conditions, or medical findings that pre-existed before the adverse event and are not caused by it. This includes the patient's past or chronic conditions, prior diagnoses, pre-existing diseases, or stable ongoing symptoms. Helps differentiate between background health status and AE-related events.</w:t>
            </w:r>
          </w:p>
        </w:tc>
      </w:tr>
      <w:tr w:rsidR="009C09DC" w:rsidRPr="00EB3EE8" w14:paraId="55658EC3"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2C7141DF" w14:textId="77777777" w:rsidR="009C09DC" w:rsidRPr="00415620" w:rsidRDefault="009C09DC" w:rsidP="009C09DC">
            <w:pPr>
              <w:contextualSpacing/>
              <w:rPr>
                <w:b w:val="0"/>
                <w:bCs w:val="0"/>
                <w:sz w:val="18"/>
                <w:szCs w:val="18"/>
              </w:rPr>
            </w:pPr>
            <w:r w:rsidRPr="00415620">
              <w:rPr>
                <w:sz w:val="18"/>
                <w:szCs w:val="18"/>
              </w:rPr>
              <w:t>FHx: Family History </w:t>
            </w:r>
          </w:p>
        </w:tc>
        <w:tc>
          <w:tcPr>
            <w:tcW w:w="6719" w:type="dxa"/>
            <w:hideMark/>
          </w:tcPr>
          <w:p w14:paraId="0FF8C335" w14:textId="77777777" w:rsidR="009C09DC" w:rsidRPr="00A33A12" w:rsidRDefault="009C09DC" w:rsidP="009C09DC">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Patient’s family medical history, often related to genetic predispositions. </w:t>
            </w:r>
          </w:p>
        </w:tc>
      </w:tr>
      <w:tr w:rsidR="009C09DC" w:rsidRPr="00EB3EE8" w14:paraId="4EAB51C1" w14:textId="77777777" w:rsidTr="009C09DC">
        <w:trPr>
          <w:trHeight w:val="300"/>
        </w:trPr>
        <w:tc>
          <w:tcPr>
            <w:cnfStyle w:val="001000000000" w:firstRow="0" w:lastRow="0" w:firstColumn="1" w:lastColumn="0" w:oddVBand="0" w:evenVBand="0" w:oddHBand="0" w:evenHBand="0" w:firstRowFirstColumn="0" w:firstRowLastColumn="0" w:lastRowFirstColumn="0" w:lastRowLastColumn="0"/>
            <w:tcW w:w="2641" w:type="dxa"/>
            <w:shd w:val="clear" w:color="auto" w:fill="7F7F7F" w:themeFill="text1" w:themeFillTint="80"/>
          </w:tcPr>
          <w:p w14:paraId="3422A5C2" w14:textId="75A15714" w:rsidR="009C09DC" w:rsidRPr="00415620" w:rsidRDefault="009C09DC" w:rsidP="009C09DC">
            <w:pPr>
              <w:contextualSpacing/>
              <w:rPr>
                <w:b w:val="0"/>
                <w:bCs w:val="0"/>
                <w:sz w:val="18"/>
                <w:szCs w:val="18"/>
              </w:rPr>
            </w:pPr>
          </w:p>
        </w:tc>
        <w:tc>
          <w:tcPr>
            <w:tcW w:w="6719" w:type="dxa"/>
            <w:shd w:val="clear" w:color="auto" w:fill="7F7F7F" w:themeFill="text1" w:themeFillTint="80"/>
          </w:tcPr>
          <w:p w14:paraId="303DD1EE" w14:textId="6BE97102" w:rsidR="009C09DC" w:rsidRPr="00A33A12" w:rsidRDefault="009C09DC" w:rsidP="009C09DC">
            <w:pPr>
              <w:contextualSpacing/>
              <w:cnfStyle w:val="000000000000" w:firstRow="0" w:lastRow="0" w:firstColumn="0" w:lastColumn="0" w:oddVBand="0" w:evenVBand="0" w:oddHBand="0" w:evenHBand="0" w:firstRowFirstColumn="0" w:firstRowLastColumn="0" w:lastRowFirstColumn="0" w:lastRowLastColumn="0"/>
              <w:rPr>
                <w:sz w:val="18"/>
                <w:szCs w:val="18"/>
              </w:rPr>
            </w:pPr>
          </w:p>
        </w:tc>
      </w:tr>
      <w:tr w:rsidR="009C09DC" w:rsidRPr="00EB3EE8" w14:paraId="6AFE6B53"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40B2BAF7" w14:textId="77777777" w:rsidR="009C09DC" w:rsidRPr="00415620" w:rsidRDefault="009C09DC" w:rsidP="009C09DC">
            <w:pPr>
              <w:contextualSpacing/>
              <w:rPr>
                <w:b w:val="0"/>
                <w:bCs w:val="0"/>
                <w:sz w:val="18"/>
                <w:szCs w:val="18"/>
              </w:rPr>
            </w:pPr>
            <w:r w:rsidRPr="00415620">
              <w:rPr>
                <w:sz w:val="18"/>
                <w:szCs w:val="18"/>
              </w:rPr>
              <w:t>Age: Age </w:t>
            </w:r>
          </w:p>
        </w:tc>
        <w:tc>
          <w:tcPr>
            <w:tcW w:w="6719" w:type="dxa"/>
            <w:hideMark/>
          </w:tcPr>
          <w:p w14:paraId="23BB7EDB" w14:textId="77777777" w:rsidR="009C09DC" w:rsidRPr="00A33A12" w:rsidRDefault="009C09DC" w:rsidP="009C09DC">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The age of the patient when the AE occurred or during the described event. </w:t>
            </w:r>
          </w:p>
        </w:tc>
      </w:tr>
      <w:tr w:rsidR="009C09DC" w:rsidRPr="00EB3EE8" w14:paraId="69ACA209"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3D685234" w14:textId="77777777" w:rsidR="009C09DC" w:rsidRPr="00415620" w:rsidRDefault="009C09DC" w:rsidP="009C09DC">
            <w:pPr>
              <w:contextualSpacing/>
              <w:rPr>
                <w:b w:val="0"/>
                <w:bCs w:val="0"/>
                <w:sz w:val="18"/>
                <w:szCs w:val="18"/>
              </w:rPr>
            </w:pPr>
            <w:r w:rsidRPr="00415620">
              <w:rPr>
                <w:sz w:val="18"/>
                <w:szCs w:val="18"/>
              </w:rPr>
              <w:t>Sex: sex </w:t>
            </w:r>
          </w:p>
        </w:tc>
        <w:tc>
          <w:tcPr>
            <w:tcW w:w="6719" w:type="dxa"/>
            <w:hideMark/>
          </w:tcPr>
          <w:p w14:paraId="662662E4" w14:textId="77777777" w:rsidR="009C09DC" w:rsidRPr="00A33A12" w:rsidRDefault="009C09DC" w:rsidP="009C09DC">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The biological sex of the patient, as described in the clinical narrative. </w:t>
            </w:r>
          </w:p>
        </w:tc>
      </w:tr>
    </w:tbl>
    <w:p w14:paraId="388385D9" w14:textId="77777777" w:rsidR="000079B2" w:rsidRDefault="000079B2" w:rsidP="000079B2"/>
    <w:p w14:paraId="28B29932" w14:textId="77777777" w:rsidR="000079B2" w:rsidRDefault="000079B2" w:rsidP="000079B2">
      <w:pPr>
        <w:rPr>
          <w:b/>
          <w:bCs/>
        </w:rPr>
      </w:pPr>
    </w:p>
    <w:p w14:paraId="66ABD1F4" w14:textId="77777777" w:rsidR="000079B2" w:rsidRPr="00514D02" w:rsidRDefault="000079B2" w:rsidP="000079B2">
      <w:pPr>
        <w:rPr>
          <w:b/>
          <w:bCs/>
        </w:rPr>
      </w:pPr>
      <w:r w:rsidRPr="00514D02">
        <w:rPr>
          <w:b/>
          <w:bCs/>
        </w:rPr>
        <w:t xml:space="preserve">Table </w:t>
      </w:r>
      <w:r>
        <w:rPr>
          <w:b/>
          <w:bCs/>
        </w:rPr>
        <w:t>S2</w:t>
      </w:r>
      <w:r w:rsidRPr="00514D02">
        <w:rPr>
          <w:rFonts w:hint="eastAsia"/>
          <w:b/>
          <w:bCs/>
        </w:rPr>
        <w:t xml:space="preserve">. </w:t>
      </w:r>
      <w:r w:rsidRPr="00514D02">
        <w:rPr>
          <w:b/>
          <w:bCs/>
        </w:rPr>
        <w:t xml:space="preserve">Performance </w:t>
      </w:r>
      <w:r w:rsidRPr="00514D02">
        <w:rPr>
          <w:rFonts w:hint="eastAsia"/>
          <w:b/>
          <w:bCs/>
        </w:rPr>
        <w:t xml:space="preserve">comparison </w:t>
      </w:r>
      <w:r w:rsidRPr="00514D02">
        <w:rPr>
          <w:b/>
          <w:bCs/>
        </w:rPr>
        <w:t>between Bert</w:t>
      </w:r>
      <w:r w:rsidRPr="00514D02">
        <w:rPr>
          <w:rFonts w:hint="eastAsia"/>
          <w:b/>
          <w:bCs/>
        </w:rPr>
        <w:t xml:space="preserve"> </w:t>
      </w:r>
      <w:r w:rsidRPr="00514D02">
        <w:rPr>
          <w:b/>
          <w:bCs/>
        </w:rPr>
        <w:t>models on VAERS Dataset (Regular Metrics).</w:t>
      </w:r>
    </w:p>
    <w:tbl>
      <w:tblPr>
        <w:tblStyle w:val="GridTable1Light"/>
        <w:tblW w:w="5000" w:type="pct"/>
        <w:tblLook w:val="04A0" w:firstRow="1" w:lastRow="0" w:firstColumn="1" w:lastColumn="0" w:noHBand="0" w:noVBand="1"/>
      </w:tblPr>
      <w:tblGrid>
        <w:gridCol w:w="1978"/>
        <w:gridCol w:w="1154"/>
        <w:gridCol w:w="842"/>
        <w:gridCol w:w="819"/>
        <w:gridCol w:w="871"/>
        <w:gridCol w:w="1154"/>
        <w:gridCol w:w="842"/>
        <w:gridCol w:w="819"/>
        <w:gridCol w:w="871"/>
      </w:tblGrid>
      <w:tr w:rsidR="000079B2" w:rsidRPr="00F52214" w14:paraId="7EDC7F4E" w14:textId="7777777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tcPr>
          <w:p w14:paraId="68A25FB8" w14:textId="77777777" w:rsidR="000079B2" w:rsidRPr="00F52214" w:rsidRDefault="000079B2">
            <w:pPr>
              <w:jc w:val="center"/>
            </w:pPr>
          </w:p>
        </w:tc>
        <w:tc>
          <w:tcPr>
            <w:tcW w:w="1971" w:type="pct"/>
            <w:gridSpan w:val="4"/>
            <w:vAlign w:val="center"/>
          </w:tcPr>
          <w:p w14:paraId="383F0D21" w14:textId="77777777" w:rsidR="000079B2" w:rsidRPr="00F52214" w:rsidRDefault="000079B2">
            <w:pPr>
              <w:jc w:val="center"/>
              <w:cnfStyle w:val="100000000000" w:firstRow="1" w:lastRow="0" w:firstColumn="0" w:lastColumn="0" w:oddVBand="0" w:evenVBand="0" w:oddHBand="0" w:evenHBand="0" w:firstRowFirstColumn="0" w:firstRowLastColumn="0" w:lastRowFirstColumn="0" w:lastRowLastColumn="0"/>
            </w:pPr>
            <w:r w:rsidRPr="00F52214">
              <w:t>Precisio</w:t>
            </w:r>
            <w:r>
              <w:t>n</w:t>
            </w:r>
          </w:p>
        </w:tc>
        <w:tc>
          <w:tcPr>
            <w:tcW w:w="1971" w:type="pct"/>
            <w:gridSpan w:val="4"/>
            <w:vAlign w:val="center"/>
          </w:tcPr>
          <w:p w14:paraId="65E78B6B" w14:textId="77777777" w:rsidR="000079B2" w:rsidRPr="00F52214" w:rsidRDefault="000079B2">
            <w:pPr>
              <w:jc w:val="center"/>
              <w:cnfStyle w:val="100000000000" w:firstRow="1" w:lastRow="0" w:firstColumn="0" w:lastColumn="0" w:oddVBand="0" w:evenVBand="0" w:oddHBand="0" w:evenHBand="0" w:firstRowFirstColumn="0" w:firstRowLastColumn="0" w:lastRowFirstColumn="0" w:lastRowLastColumn="0"/>
            </w:pPr>
            <w:r w:rsidRPr="00F52214">
              <w:t>Recall</w:t>
            </w:r>
          </w:p>
        </w:tc>
      </w:tr>
      <w:tr w:rsidR="000079B2" w:rsidRPr="00F52214" w14:paraId="1A16A90A" w14:textId="77777777">
        <w:trPr>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hideMark/>
          </w:tcPr>
          <w:p w14:paraId="6C0CC1B4" w14:textId="77777777" w:rsidR="000079B2" w:rsidRPr="00F52214" w:rsidRDefault="000079B2">
            <w:pPr>
              <w:jc w:val="center"/>
            </w:pPr>
            <w:r w:rsidRPr="00F52214">
              <w:t>Model</w:t>
            </w:r>
          </w:p>
        </w:tc>
        <w:tc>
          <w:tcPr>
            <w:tcW w:w="617" w:type="pct"/>
            <w:vAlign w:val="center"/>
            <w:hideMark/>
          </w:tcPr>
          <w:p w14:paraId="407005A9"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(Overall)</w:t>
            </w:r>
          </w:p>
        </w:tc>
        <w:tc>
          <w:tcPr>
            <w:tcW w:w="450" w:type="pct"/>
            <w:vAlign w:val="center"/>
            <w:hideMark/>
          </w:tcPr>
          <w:p w14:paraId="2495F432"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(VAX)</w:t>
            </w:r>
          </w:p>
        </w:tc>
        <w:tc>
          <w:tcPr>
            <w:tcW w:w="438" w:type="pct"/>
            <w:vAlign w:val="center"/>
            <w:hideMark/>
          </w:tcPr>
          <w:p w14:paraId="27C5E6CD"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(sDX)</w:t>
            </w:r>
          </w:p>
        </w:tc>
        <w:tc>
          <w:tcPr>
            <w:tcW w:w="466" w:type="pct"/>
            <w:vAlign w:val="center"/>
            <w:hideMark/>
          </w:tcPr>
          <w:p w14:paraId="6E3408A2"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(SYM)</w:t>
            </w:r>
          </w:p>
        </w:tc>
        <w:tc>
          <w:tcPr>
            <w:tcW w:w="617" w:type="pct"/>
            <w:vAlign w:val="center"/>
            <w:hideMark/>
          </w:tcPr>
          <w:p w14:paraId="5D3C179A"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(Overall)</w:t>
            </w:r>
          </w:p>
        </w:tc>
        <w:tc>
          <w:tcPr>
            <w:tcW w:w="450" w:type="pct"/>
            <w:vAlign w:val="center"/>
            <w:hideMark/>
          </w:tcPr>
          <w:p w14:paraId="65624662"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(VAX)</w:t>
            </w:r>
          </w:p>
        </w:tc>
        <w:tc>
          <w:tcPr>
            <w:tcW w:w="438" w:type="pct"/>
            <w:vAlign w:val="center"/>
            <w:hideMark/>
          </w:tcPr>
          <w:p w14:paraId="06331CD5"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(sDX)</w:t>
            </w:r>
          </w:p>
        </w:tc>
        <w:tc>
          <w:tcPr>
            <w:tcW w:w="465" w:type="pct"/>
            <w:vAlign w:val="center"/>
            <w:hideMark/>
          </w:tcPr>
          <w:p w14:paraId="71E5DB30"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(SYM)</w:t>
            </w:r>
          </w:p>
        </w:tc>
      </w:tr>
      <w:tr w:rsidR="000079B2" w:rsidRPr="00F52214" w14:paraId="2024CF17" w14:textId="77777777">
        <w:trPr>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hideMark/>
          </w:tcPr>
          <w:p w14:paraId="725FADFC" w14:textId="77777777" w:rsidR="000079B2" w:rsidRPr="00F52214" w:rsidRDefault="000079B2">
            <w:pPr>
              <w:jc w:val="center"/>
            </w:pPr>
            <w:r w:rsidRPr="00F52214">
              <w:t>BioBERT</w:t>
            </w:r>
          </w:p>
        </w:tc>
        <w:tc>
          <w:tcPr>
            <w:tcW w:w="617" w:type="pct"/>
            <w:vAlign w:val="center"/>
            <w:hideMark/>
          </w:tcPr>
          <w:p w14:paraId="5BA29614"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0.485</w:t>
            </w:r>
          </w:p>
        </w:tc>
        <w:tc>
          <w:tcPr>
            <w:tcW w:w="450" w:type="pct"/>
            <w:vAlign w:val="center"/>
            <w:hideMark/>
          </w:tcPr>
          <w:p w14:paraId="07646F16"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0.598</w:t>
            </w:r>
          </w:p>
        </w:tc>
        <w:tc>
          <w:tcPr>
            <w:tcW w:w="438" w:type="pct"/>
            <w:vAlign w:val="center"/>
            <w:hideMark/>
          </w:tcPr>
          <w:p w14:paraId="33064F19"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0.462</w:t>
            </w:r>
          </w:p>
        </w:tc>
        <w:tc>
          <w:tcPr>
            <w:tcW w:w="466" w:type="pct"/>
            <w:vAlign w:val="center"/>
            <w:hideMark/>
          </w:tcPr>
          <w:p w14:paraId="14153D17"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0.422</w:t>
            </w:r>
          </w:p>
        </w:tc>
        <w:tc>
          <w:tcPr>
            <w:tcW w:w="617" w:type="pct"/>
            <w:vAlign w:val="center"/>
            <w:hideMark/>
          </w:tcPr>
          <w:p w14:paraId="0DD54804" w14:textId="77777777" w:rsidR="000079B2" w:rsidRPr="00600A55"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600A55">
              <w:rPr>
                <w:b/>
                <w:bCs/>
                <w:u w:val="single"/>
              </w:rPr>
              <w:t>0.655</w:t>
            </w:r>
          </w:p>
        </w:tc>
        <w:tc>
          <w:tcPr>
            <w:tcW w:w="450" w:type="pct"/>
            <w:vAlign w:val="center"/>
            <w:hideMark/>
          </w:tcPr>
          <w:p w14:paraId="4A387ED2"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0.858</w:t>
            </w:r>
          </w:p>
        </w:tc>
        <w:tc>
          <w:tcPr>
            <w:tcW w:w="438" w:type="pct"/>
            <w:vAlign w:val="center"/>
            <w:hideMark/>
          </w:tcPr>
          <w:p w14:paraId="74660F0F"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0.561</w:t>
            </w:r>
          </w:p>
        </w:tc>
        <w:tc>
          <w:tcPr>
            <w:tcW w:w="465" w:type="pct"/>
            <w:vAlign w:val="center"/>
            <w:hideMark/>
          </w:tcPr>
          <w:p w14:paraId="0A5CAB50"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0.577</w:t>
            </w:r>
          </w:p>
        </w:tc>
      </w:tr>
      <w:tr w:rsidR="000079B2" w:rsidRPr="00F52214" w14:paraId="717B3258" w14:textId="77777777">
        <w:trPr>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hideMark/>
          </w:tcPr>
          <w:p w14:paraId="3F297395" w14:textId="77777777" w:rsidR="000079B2" w:rsidRPr="00F52214" w:rsidRDefault="000079B2">
            <w:pPr>
              <w:jc w:val="center"/>
            </w:pPr>
            <w:r w:rsidRPr="00F52214">
              <w:t>ClinicalBERT</w:t>
            </w:r>
          </w:p>
        </w:tc>
        <w:tc>
          <w:tcPr>
            <w:tcW w:w="617" w:type="pct"/>
            <w:vAlign w:val="center"/>
            <w:hideMark/>
          </w:tcPr>
          <w:p w14:paraId="3443E6E2" w14:textId="77777777" w:rsidR="000079B2" w:rsidRPr="00600A55"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600A55">
              <w:rPr>
                <w:b/>
                <w:bCs/>
                <w:u w:val="single"/>
              </w:rPr>
              <w:t>0.509</w:t>
            </w:r>
          </w:p>
        </w:tc>
        <w:tc>
          <w:tcPr>
            <w:tcW w:w="450" w:type="pct"/>
            <w:vAlign w:val="center"/>
            <w:hideMark/>
          </w:tcPr>
          <w:p w14:paraId="2BFD3815"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0.610</w:t>
            </w:r>
          </w:p>
        </w:tc>
        <w:tc>
          <w:tcPr>
            <w:tcW w:w="438" w:type="pct"/>
            <w:vAlign w:val="center"/>
            <w:hideMark/>
          </w:tcPr>
          <w:p w14:paraId="2C5D3826"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0.474</w:t>
            </w:r>
          </w:p>
        </w:tc>
        <w:tc>
          <w:tcPr>
            <w:tcW w:w="466" w:type="pct"/>
            <w:vAlign w:val="center"/>
            <w:hideMark/>
          </w:tcPr>
          <w:p w14:paraId="0F3FDE54"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0.450</w:t>
            </w:r>
          </w:p>
        </w:tc>
        <w:tc>
          <w:tcPr>
            <w:tcW w:w="617" w:type="pct"/>
            <w:vAlign w:val="center"/>
            <w:hideMark/>
          </w:tcPr>
          <w:p w14:paraId="2040EBCC"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0.610</w:t>
            </w:r>
          </w:p>
        </w:tc>
        <w:tc>
          <w:tcPr>
            <w:tcW w:w="450" w:type="pct"/>
            <w:vAlign w:val="center"/>
            <w:hideMark/>
          </w:tcPr>
          <w:p w14:paraId="75A2BC2F"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0.840</w:t>
            </w:r>
          </w:p>
        </w:tc>
        <w:tc>
          <w:tcPr>
            <w:tcW w:w="438" w:type="pct"/>
            <w:vAlign w:val="center"/>
            <w:hideMark/>
          </w:tcPr>
          <w:p w14:paraId="7F1A576C"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0.533</w:t>
            </w:r>
          </w:p>
        </w:tc>
        <w:tc>
          <w:tcPr>
            <w:tcW w:w="465" w:type="pct"/>
            <w:vAlign w:val="center"/>
            <w:hideMark/>
          </w:tcPr>
          <w:p w14:paraId="3098D048"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0.507</w:t>
            </w:r>
          </w:p>
        </w:tc>
      </w:tr>
      <w:tr w:rsidR="000079B2" w:rsidRPr="00F52214" w14:paraId="0111D914" w14:textId="77777777">
        <w:trPr>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hideMark/>
          </w:tcPr>
          <w:p w14:paraId="1E475228" w14:textId="77777777" w:rsidR="000079B2" w:rsidRPr="00F52214" w:rsidRDefault="000079B2">
            <w:pPr>
              <w:jc w:val="center"/>
            </w:pPr>
            <w:r w:rsidRPr="00F52214">
              <w:t>BERT</w:t>
            </w:r>
          </w:p>
        </w:tc>
        <w:tc>
          <w:tcPr>
            <w:tcW w:w="617" w:type="pct"/>
            <w:vAlign w:val="center"/>
            <w:hideMark/>
          </w:tcPr>
          <w:p w14:paraId="3127897F"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0.483</w:t>
            </w:r>
          </w:p>
        </w:tc>
        <w:tc>
          <w:tcPr>
            <w:tcW w:w="450" w:type="pct"/>
            <w:vAlign w:val="center"/>
            <w:hideMark/>
          </w:tcPr>
          <w:p w14:paraId="54D2931E"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0.596</w:t>
            </w:r>
          </w:p>
        </w:tc>
        <w:tc>
          <w:tcPr>
            <w:tcW w:w="438" w:type="pct"/>
            <w:vAlign w:val="center"/>
            <w:hideMark/>
          </w:tcPr>
          <w:p w14:paraId="2D62D8C4"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0.503</w:t>
            </w:r>
          </w:p>
        </w:tc>
        <w:tc>
          <w:tcPr>
            <w:tcW w:w="466" w:type="pct"/>
            <w:vAlign w:val="center"/>
            <w:hideMark/>
          </w:tcPr>
          <w:p w14:paraId="44229C23"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0.409</w:t>
            </w:r>
          </w:p>
        </w:tc>
        <w:tc>
          <w:tcPr>
            <w:tcW w:w="617" w:type="pct"/>
            <w:vAlign w:val="center"/>
            <w:hideMark/>
          </w:tcPr>
          <w:p w14:paraId="7ECCC8BF"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0.636</w:t>
            </w:r>
          </w:p>
        </w:tc>
        <w:tc>
          <w:tcPr>
            <w:tcW w:w="450" w:type="pct"/>
            <w:vAlign w:val="center"/>
            <w:hideMark/>
          </w:tcPr>
          <w:p w14:paraId="113E4605"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0.832</w:t>
            </w:r>
          </w:p>
        </w:tc>
        <w:tc>
          <w:tcPr>
            <w:tcW w:w="438" w:type="pct"/>
            <w:vAlign w:val="center"/>
            <w:hideMark/>
          </w:tcPr>
          <w:p w14:paraId="1D10E065"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0.482</w:t>
            </w:r>
          </w:p>
        </w:tc>
        <w:tc>
          <w:tcPr>
            <w:tcW w:w="465" w:type="pct"/>
            <w:vAlign w:val="center"/>
            <w:hideMark/>
          </w:tcPr>
          <w:p w14:paraId="2B7D4D79"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0.592</w:t>
            </w:r>
          </w:p>
        </w:tc>
      </w:tr>
      <w:tr w:rsidR="000079B2" w:rsidRPr="00F52214" w14:paraId="7A0DB02E" w14:textId="77777777">
        <w:trPr>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hideMark/>
          </w:tcPr>
          <w:p w14:paraId="24C177A2" w14:textId="77777777" w:rsidR="000079B2" w:rsidRPr="00F52214" w:rsidRDefault="000079B2">
            <w:pPr>
              <w:jc w:val="center"/>
            </w:pPr>
            <w:r w:rsidRPr="00F52214">
              <w:t>Bio_ClinicalBERT</w:t>
            </w:r>
          </w:p>
        </w:tc>
        <w:tc>
          <w:tcPr>
            <w:tcW w:w="617" w:type="pct"/>
            <w:vAlign w:val="center"/>
            <w:hideMark/>
          </w:tcPr>
          <w:p w14:paraId="2D175181"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0.481</w:t>
            </w:r>
          </w:p>
        </w:tc>
        <w:tc>
          <w:tcPr>
            <w:tcW w:w="450" w:type="pct"/>
            <w:vAlign w:val="center"/>
            <w:hideMark/>
          </w:tcPr>
          <w:p w14:paraId="729E840F"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0.601</w:t>
            </w:r>
          </w:p>
        </w:tc>
        <w:tc>
          <w:tcPr>
            <w:tcW w:w="438" w:type="pct"/>
            <w:vAlign w:val="center"/>
            <w:hideMark/>
          </w:tcPr>
          <w:p w14:paraId="463D32DD"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0.451</w:t>
            </w:r>
          </w:p>
        </w:tc>
        <w:tc>
          <w:tcPr>
            <w:tcW w:w="466" w:type="pct"/>
            <w:vAlign w:val="center"/>
            <w:hideMark/>
          </w:tcPr>
          <w:p w14:paraId="34D530D0"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0.414</w:t>
            </w:r>
          </w:p>
        </w:tc>
        <w:tc>
          <w:tcPr>
            <w:tcW w:w="617" w:type="pct"/>
            <w:vAlign w:val="center"/>
            <w:hideMark/>
          </w:tcPr>
          <w:p w14:paraId="71BE5DF2"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0.641</w:t>
            </w:r>
          </w:p>
        </w:tc>
        <w:tc>
          <w:tcPr>
            <w:tcW w:w="450" w:type="pct"/>
            <w:vAlign w:val="center"/>
            <w:hideMark/>
          </w:tcPr>
          <w:p w14:paraId="2F270A92"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0.864</w:t>
            </w:r>
          </w:p>
        </w:tc>
        <w:tc>
          <w:tcPr>
            <w:tcW w:w="438" w:type="pct"/>
            <w:vAlign w:val="center"/>
            <w:hideMark/>
          </w:tcPr>
          <w:p w14:paraId="07CD4E0C"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0.546</w:t>
            </w:r>
          </w:p>
        </w:tc>
        <w:tc>
          <w:tcPr>
            <w:tcW w:w="465" w:type="pct"/>
            <w:vAlign w:val="center"/>
            <w:hideMark/>
          </w:tcPr>
          <w:p w14:paraId="6A37CF04"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0.552</w:t>
            </w:r>
          </w:p>
        </w:tc>
      </w:tr>
    </w:tbl>
    <w:p w14:paraId="7A2CCBD8" w14:textId="77777777" w:rsidR="000079B2" w:rsidRDefault="000079B2" w:rsidP="000079B2"/>
    <w:p w14:paraId="072C7EF5" w14:textId="77777777" w:rsidR="00644DF6" w:rsidRDefault="00644DF6" w:rsidP="00FF70DA"/>
    <w:p w14:paraId="4E819354" w14:textId="77777777" w:rsidR="00644DF6" w:rsidRDefault="00644DF6" w:rsidP="00FF70DA"/>
    <w:p w14:paraId="7AED3C9F" w14:textId="06053E17" w:rsidR="00F70846" w:rsidRDefault="00F70846" w:rsidP="00FF70DA"/>
    <w:sectPr w:rsidR="00F708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7" w:author="Penny, Brandon *" w:date="2026-08-28T10:25:00Z" w:initials="PB">
    <w:p w14:paraId="061C72EF" w14:textId="50F359B3" w:rsidR="00201270" w:rsidRDefault="00201270">
      <w:pPr>
        <w:pStyle w:val="CommentText"/>
      </w:pPr>
      <w:r>
        <w:rPr>
          <w:rStyle w:val="CommentReference"/>
        </w:rPr>
        <w:annotationRef/>
      </w:r>
      <w:r w:rsidRPr="49D7770A">
        <w:rPr>
          <w:i/>
          <w:iCs/>
        </w:rPr>
        <w:t>Comment 2.11: Please, use italics when citing words and corpus examples, i.e., isoniazid, hepatitis...</w:t>
      </w:r>
      <w:r w:rsidRPr="745B89A0">
        <w:t> </w:t>
      </w:r>
    </w:p>
  </w:comment>
  <w:comment w:id="394" w:author="Penny, Brandon *" w:date="2026-08-28T10:32:00Z" w:initials="PB">
    <w:p w14:paraId="560D7E82" w14:textId="253CF294" w:rsidR="000D03A5" w:rsidRDefault="000D03A5">
      <w:pPr>
        <w:pStyle w:val="CommentText"/>
      </w:pPr>
      <w:r>
        <w:rPr>
          <w:rStyle w:val="CommentReference"/>
        </w:rPr>
        <w:annotationRef/>
      </w:r>
      <w:r w:rsidRPr="399D3C81">
        <w:t>Comment 2.13 recommends moving this paragraph from the previous section into the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1C72EF" w15:done="0"/>
  <w15:commentEx w15:paraId="560D7E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C23D58" w16cex:dateUtc="2026-08-28T15:25:00Z"/>
  <w16cex:commentExtensible w16cex:durableId="518E1248" w16cex:dateUtc="2026-08-28T1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1C72EF" w16cid:durableId="5FC23D58"/>
  <w16cid:commentId w16cid:paraId="560D7E82" w16cid:durableId="518E12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38" style="width:0;height:1.5pt" o:hralign="center" o:bullet="t" o:hrstd="t" o:hr="t" fillcolor="#a0a0a0" stroked="f"/>
    </w:pict>
  </w:numPicBullet>
  <w:abstractNum w:abstractNumId="0" w15:restartNumberingAfterBreak="0">
    <w:nsid w:val="01182908"/>
    <w:multiLevelType w:val="multilevel"/>
    <w:tmpl w:val="8CB0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B3B81"/>
    <w:multiLevelType w:val="multilevel"/>
    <w:tmpl w:val="F35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0FE3"/>
    <w:multiLevelType w:val="multilevel"/>
    <w:tmpl w:val="5E5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B42F0"/>
    <w:multiLevelType w:val="hybridMultilevel"/>
    <w:tmpl w:val="8A24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B4404"/>
    <w:multiLevelType w:val="multilevel"/>
    <w:tmpl w:val="3C08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761AB"/>
    <w:multiLevelType w:val="hybridMultilevel"/>
    <w:tmpl w:val="6CD23B54"/>
    <w:lvl w:ilvl="0" w:tplc="6C3C9302">
      <w:start w:val="1"/>
      <w:numFmt w:val="bullet"/>
      <w:lvlText w:val=""/>
      <w:lvlPicBulletId w:val="0"/>
      <w:lvlJc w:val="left"/>
      <w:pPr>
        <w:tabs>
          <w:tab w:val="num" w:pos="720"/>
        </w:tabs>
        <w:ind w:left="720" w:hanging="360"/>
      </w:pPr>
      <w:rPr>
        <w:rFonts w:ascii="Symbol" w:hAnsi="Symbol" w:hint="default"/>
      </w:rPr>
    </w:lvl>
    <w:lvl w:ilvl="1" w:tplc="29700EAC" w:tentative="1">
      <w:start w:val="1"/>
      <w:numFmt w:val="bullet"/>
      <w:lvlText w:val=""/>
      <w:lvlJc w:val="left"/>
      <w:pPr>
        <w:tabs>
          <w:tab w:val="num" w:pos="1440"/>
        </w:tabs>
        <w:ind w:left="1440" w:hanging="360"/>
      </w:pPr>
      <w:rPr>
        <w:rFonts w:ascii="Symbol" w:hAnsi="Symbol" w:hint="default"/>
      </w:rPr>
    </w:lvl>
    <w:lvl w:ilvl="2" w:tplc="2368CF4C" w:tentative="1">
      <w:start w:val="1"/>
      <w:numFmt w:val="bullet"/>
      <w:lvlText w:val=""/>
      <w:lvlJc w:val="left"/>
      <w:pPr>
        <w:tabs>
          <w:tab w:val="num" w:pos="2160"/>
        </w:tabs>
        <w:ind w:left="2160" w:hanging="360"/>
      </w:pPr>
      <w:rPr>
        <w:rFonts w:ascii="Symbol" w:hAnsi="Symbol" w:hint="default"/>
      </w:rPr>
    </w:lvl>
    <w:lvl w:ilvl="3" w:tplc="28D622B6" w:tentative="1">
      <w:start w:val="1"/>
      <w:numFmt w:val="bullet"/>
      <w:lvlText w:val=""/>
      <w:lvlJc w:val="left"/>
      <w:pPr>
        <w:tabs>
          <w:tab w:val="num" w:pos="2880"/>
        </w:tabs>
        <w:ind w:left="2880" w:hanging="360"/>
      </w:pPr>
      <w:rPr>
        <w:rFonts w:ascii="Symbol" w:hAnsi="Symbol" w:hint="default"/>
      </w:rPr>
    </w:lvl>
    <w:lvl w:ilvl="4" w:tplc="1E18E3E4" w:tentative="1">
      <w:start w:val="1"/>
      <w:numFmt w:val="bullet"/>
      <w:lvlText w:val=""/>
      <w:lvlJc w:val="left"/>
      <w:pPr>
        <w:tabs>
          <w:tab w:val="num" w:pos="3600"/>
        </w:tabs>
        <w:ind w:left="3600" w:hanging="360"/>
      </w:pPr>
      <w:rPr>
        <w:rFonts w:ascii="Symbol" w:hAnsi="Symbol" w:hint="default"/>
      </w:rPr>
    </w:lvl>
    <w:lvl w:ilvl="5" w:tplc="3984C9BE" w:tentative="1">
      <w:start w:val="1"/>
      <w:numFmt w:val="bullet"/>
      <w:lvlText w:val=""/>
      <w:lvlJc w:val="left"/>
      <w:pPr>
        <w:tabs>
          <w:tab w:val="num" w:pos="4320"/>
        </w:tabs>
        <w:ind w:left="4320" w:hanging="360"/>
      </w:pPr>
      <w:rPr>
        <w:rFonts w:ascii="Symbol" w:hAnsi="Symbol" w:hint="default"/>
      </w:rPr>
    </w:lvl>
    <w:lvl w:ilvl="6" w:tplc="196EF0C0" w:tentative="1">
      <w:start w:val="1"/>
      <w:numFmt w:val="bullet"/>
      <w:lvlText w:val=""/>
      <w:lvlJc w:val="left"/>
      <w:pPr>
        <w:tabs>
          <w:tab w:val="num" w:pos="5040"/>
        </w:tabs>
        <w:ind w:left="5040" w:hanging="360"/>
      </w:pPr>
      <w:rPr>
        <w:rFonts w:ascii="Symbol" w:hAnsi="Symbol" w:hint="default"/>
      </w:rPr>
    </w:lvl>
    <w:lvl w:ilvl="7" w:tplc="B760525C" w:tentative="1">
      <w:start w:val="1"/>
      <w:numFmt w:val="bullet"/>
      <w:lvlText w:val=""/>
      <w:lvlJc w:val="left"/>
      <w:pPr>
        <w:tabs>
          <w:tab w:val="num" w:pos="5760"/>
        </w:tabs>
        <w:ind w:left="5760" w:hanging="360"/>
      </w:pPr>
      <w:rPr>
        <w:rFonts w:ascii="Symbol" w:hAnsi="Symbol" w:hint="default"/>
      </w:rPr>
    </w:lvl>
    <w:lvl w:ilvl="8" w:tplc="F27E7E0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E1A2D69"/>
    <w:multiLevelType w:val="multilevel"/>
    <w:tmpl w:val="833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C0D8A"/>
    <w:multiLevelType w:val="multilevel"/>
    <w:tmpl w:val="159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407C"/>
    <w:multiLevelType w:val="multilevel"/>
    <w:tmpl w:val="261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553C6"/>
    <w:multiLevelType w:val="multilevel"/>
    <w:tmpl w:val="29A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515E1"/>
    <w:multiLevelType w:val="multilevel"/>
    <w:tmpl w:val="2AAC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40B33"/>
    <w:multiLevelType w:val="multilevel"/>
    <w:tmpl w:val="5F001A34"/>
    <w:lvl w:ilvl="0">
      <w:start w:val="3"/>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196D0F4D"/>
    <w:multiLevelType w:val="multilevel"/>
    <w:tmpl w:val="628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93619"/>
    <w:multiLevelType w:val="multilevel"/>
    <w:tmpl w:val="142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27AED"/>
    <w:multiLevelType w:val="multilevel"/>
    <w:tmpl w:val="46E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11280"/>
    <w:multiLevelType w:val="multilevel"/>
    <w:tmpl w:val="BA7C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C73C8"/>
    <w:multiLevelType w:val="multilevel"/>
    <w:tmpl w:val="315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F4861"/>
    <w:multiLevelType w:val="multilevel"/>
    <w:tmpl w:val="E474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780DED"/>
    <w:multiLevelType w:val="multilevel"/>
    <w:tmpl w:val="E24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B49A4"/>
    <w:multiLevelType w:val="multilevel"/>
    <w:tmpl w:val="DCE4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0F39F9"/>
    <w:multiLevelType w:val="multilevel"/>
    <w:tmpl w:val="ACD8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F3516"/>
    <w:multiLevelType w:val="multilevel"/>
    <w:tmpl w:val="A88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E7E31"/>
    <w:multiLevelType w:val="multilevel"/>
    <w:tmpl w:val="F0D8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C5068"/>
    <w:multiLevelType w:val="multilevel"/>
    <w:tmpl w:val="F68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31A6C"/>
    <w:multiLevelType w:val="multilevel"/>
    <w:tmpl w:val="B2DE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E6417"/>
    <w:multiLevelType w:val="multilevel"/>
    <w:tmpl w:val="2D242D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8827A2"/>
    <w:multiLevelType w:val="multilevel"/>
    <w:tmpl w:val="67B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41F36"/>
    <w:multiLevelType w:val="multilevel"/>
    <w:tmpl w:val="07B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1141C"/>
    <w:multiLevelType w:val="multilevel"/>
    <w:tmpl w:val="36A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346B3"/>
    <w:multiLevelType w:val="multilevel"/>
    <w:tmpl w:val="2D2E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1459A"/>
    <w:multiLevelType w:val="multilevel"/>
    <w:tmpl w:val="D31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D51DF"/>
    <w:multiLevelType w:val="multilevel"/>
    <w:tmpl w:val="4E2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D0F11"/>
    <w:multiLevelType w:val="multilevel"/>
    <w:tmpl w:val="83F264CC"/>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A063071"/>
    <w:multiLevelType w:val="hybridMultilevel"/>
    <w:tmpl w:val="4590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190848"/>
    <w:multiLevelType w:val="multilevel"/>
    <w:tmpl w:val="D80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67281"/>
    <w:multiLevelType w:val="multilevel"/>
    <w:tmpl w:val="098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611AB"/>
    <w:multiLevelType w:val="multilevel"/>
    <w:tmpl w:val="FC8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D2832"/>
    <w:multiLevelType w:val="multilevel"/>
    <w:tmpl w:val="A22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299961">
    <w:abstractNumId w:val="20"/>
  </w:num>
  <w:num w:numId="2" w16cid:durableId="1298994283">
    <w:abstractNumId w:val="22"/>
  </w:num>
  <w:num w:numId="3" w16cid:durableId="1002321791">
    <w:abstractNumId w:val="6"/>
  </w:num>
  <w:num w:numId="4" w16cid:durableId="885603662">
    <w:abstractNumId w:val="21"/>
  </w:num>
  <w:num w:numId="5" w16cid:durableId="1468008761">
    <w:abstractNumId w:val="8"/>
  </w:num>
  <w:num w:numId="6" w16cid:durableId="90593419">
    <w:abstractNumId w:val="35"/>
  </w:num>
  <w:num w:numId="7" w16cid:durableId="1681158594">
    <w:abstractNumId w:val="2"/>
  </w:num>
  <w:num w:numId="8" w16cid:durableId="1618486891">
    <w:abstractNumId w:val="36"/>
  </w:num>
  <w:num w:numId="9" w16cid:durableId="1588802830">
    <w:abstractNumId w:val="0"/>
  </w:num>
  <w:num w:numId="10" w16cid:durableId="420103873">
    <w:abstractNumId w:val="31"/>
  </w:num>
  <w:num w:numId="11" w16cid:durableId="141119166">
    <w:abstractNumId w:val="14"/>
  </w:num>
  <w:num w:numId="12" w16cid:durableId="9837749">
    <w:abstractNumId w:val="7"/>
  </w:num>
  <w:num w:numId="13" w16cid:durableId="1063724663">
    <w:abstractNumId w:val="9"/>
  </w:num>
  <w:num w:numId="14" w16cid:durableId="1856191653">
    <w:abstractNumId w:val="34"/>
  </w:num>
  <w:num w:numId="15" w16cid:durableId="667631920">
    <w:abstractNumId w:val="26"/>
  </w:num>
  <w:num w:numId="16" w16cid:durableId="1436251507">
    <w:abstractNumId w:val="1"/>
  </w:num>
  <w:num w:numId="17" w16cid:durableId="7564476">
    <w:abstractNumId w:val="13"/>
  </w:num>
  <w:num w:numId="18" w16cid:durableId="78330840">
    <w:abstractNumId w:val="23"/>
  </w:num>
  <w:num w:numId="19" w16cid:durableId="797456005">
    <w:abstractNumId w:val="4"/>
  </w:num>
  <w:num w:numId="20" w16cid:durableId="354885101">
    <w:abstractNumId w:val="28"/>
  </w:num>
  <w:num w:numId="21" w16cid:durableId="1413117743">
    <w:abstractNumId w:val="18"/>
  </w:num>
  <w:num w:numId="22" w16cid:durableId="204875555">
    <w:abstractNumId w:val="12"/>
  </w:num>
  <w:num w:numId="23" w16cid:durableId="723914116">
    <w:abstractNumId w:val="10"/>
  </w:num>
  <w:num w:numId="24" w16cid:durableId="397871776">
    <w:abstractNumId w:val="16"/>
  </w:num>
  <w:num w:numId="25" w16cid:durableId="1427841728">
    <w:abstractNumId w:val="29"/>
  </w:num>
  <w:num w:numId="26" w16cid:durableId="723482574">
    <w:abstractNumId w:val="30"/>
  </w:num>
  <w:num w:numId="27" w16cid:durableId="738554826">
    <w:abstractNumId w:val="24"/>
  </w:num>
  <w:num w:numId="28" w16cid:durableId="496726064">
    <w:abstractNumId w:val="15"/>
  </w:num>
  <w:num w:numId="29" w16cid:durableId="1130393154">
    <w:abstractNumId w:val="19"/>
  </w:num>
  <w:num w:numId="30" w16cid:durableId="741877983">
    <w:abstractNumId w:val="37"/>
  </w:num>
  <w:num w:numId="31" w16cid:durableId="1661154163">
    <w:abstractNumId w:val="17"/>
  </w:num>
  <w:num w:numId="32" w16cid:durableId="1863743975">
    <w:abstractNumId w:val="11"/>
  </w:num>
  <w:num w:numId="33" w16cid:durableId="945037848">
    <w:abstractNumId w:val="32"/>
  </w:num>
  <w:num w:numId="34" w16cid:durableId="1890729475">
    <w:abstractNumId w:val="5"/>
  </w:num>
  <w:num w:numId="35" w16cid:durableId="1105727694">
    <w:abstractNumId w:val="25"/>
  </w:num>
  <w:num w:numId="36" w16cid:durableId="764611285">
    <w:abstractNumId w:val="27"/>
  </w:num>
  <w:num w:numId="37" w16cid:durableId="65036340">
    <w:abstractNumId w:val="3"/>
  </w:num>
  <w:num w:numId="38" w16cid:durableId="292954359">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u, Leihong">
    <w15:presenceInfo w15:providerId="AD" w15:userId="S::Leihong.Wu@fda.gov::a061b2b8-7d3f-41de-bf7e-fb61d6b1f8ef"/>
  </w15:person>
  <w15:person w15:author="Penny, Brandon *">
    <w15:presenceInfo w15:providerId="AD" w15:userId="S::brandon.penny@fda.gov::00f4bfdd-4323-48fc-b59c-ce939e7ca0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azf5f082zrfieazeax5tf4wvxz9x59ts99&quot;&gt;full_proposal_refs&lt;record-ids&gt;&lt;item&gt;2&lt;/item&gt;&lt;item&gt;9&lt;/item&gt;&lt;item&gt;12&lt;/item&gt;&lt;item&gt;13&lt;/item&gt;&lt;item&gt;14&lt;/item&gt;&lt;item&gt;15&lt;/item&gt;&lt;item&gt;17&lt;/item&gt;&lt;item&gt;18&lt;/item&gt;&lt;item&gt;19&lt;/item&gt;&lt;item&gt;21&lt;/item&gt;&lt;item&gt;23&lt;/item&gt;&lt;item&gt;24&lt;/item&gt;&lt;item&gt;25&lt;/item&gt;&lt;item&gt;26&lt;/item&gt;&lt;item&gt;27&lt;/item&gt;&lt;/record-ids&gt;&lt;/item&gt;&lt;/Libraries&gt;"/>
  </w:docVars>
  <w:rsids>
    <w:rsidRoot w:val="00FD596F"/>
    <w:rsid w:val="00000239"/>
    <w:rsid w:val="00000398"/>
    <w:rsid w:val="00000862"/>
    <w:rsid w:val="00000E95"/>
    <w:rsid w:val="0000294F"/>
    <w:rsid w:val="00002BB6"/>
    <w:rsid w:val="00006B31"/>
    <w:rsid w:val="000079B2"/>
    <w:rsid w:val="00010B27"/>
    <w:rsid w:val="000127EE"/>
    <w:rsid w:val="00013268"/>
    <w:rsid w:val="00015270"/>
    <w:rsid w:val="00017E72"/>
    <w:rsid w:val="00027B1A"/>
    <w:rsid w:val="00033C7C"/>
    <w:rsid w:val="0003674B"/>
    <w:rsid w:val="000408B9"/>
    <w:rsid w:val="0004157E"/>
    <w:rsid w:val="0004671B"/>
    <w:rsid w:val="00052875"/>
    <w:rsid w:val="0005410A"/>
    <w:rsid w:val="00054FF6"/>
    <w:rsid w:val="00055EF0"/>
    <w:rsid w:val="00057442"/>
    <w:rsid w:val="00057DA9"/>
    <w:rsid w:val="0006157F"/>
    <w:rsid w:val="00061AA6"/>
    <w:rsid w:val="00063D5B"/>
    <w:rsid w:val="00064A58"/>
    <w:rsid w:val="0006503D"/>
    <w:rsid w:val="00066C42"/>
    <w:rsid w:val="000741D3"/>
    <w:rsid w:val="000744F9"/>
    <w:rsid w:val="00076B02"/>
    <w:rsid w:val="000810BA"/>
    <w:rsid w:val="00083AE7"/>
    <w:rsid w:val="0008434F"/>
    <w:rsid w:val="00085DF8"/>
    <w:rsid w:val="00086FAD"/>
    <w:rsid w:val="0008720F"/>
    <w:rsid w:val="00090ED0"/>
    <w:rsid w:val="00093485"/>
    <w:rsid w:val="00094725"/>
    <w:rsid w:val="0009490B"/>
    <w:rsid w:val="00096D1F"/>
    <w:rsid w:val="000A022B"/>
    <w:rsid w:val="000A1F01"/>
    <w:rsid w:val="000A5073"/>
    <w:rsid w:val="000A5D18"/>
    <w:rsid w:val="000A5E0D"/>
    <w:rsid w:val="000A7043"/>
    <w:rsid w:val="000A73D2"/>
    <w:rsid w:val="000A7C7C"/>
    <w:rsid w:val="000B0947"/>
    <w:rsid w:val="000B189C"/>
    <w:rsid w:val="000B744E"/>
    <w:rsid w:val="000C4986"/>
    <w:rsid w:val="000C5FA5"/>
    <w:rsid w:val="000C7C3D"/>
    <w:rsid w:val="000D03A5"/>
    <w:rsid w:val="000D0ACB"/>
    <w:rsid w:val="000E0548"/>
    <w:rsid w:val="000E18B0"/>
    <w:rsid w:val="000E6BE6"/>
    <w:rsid w:val="000F1436"/>
    <w:rsid w:val="000F1715"/>
    <w:rsid w:val="000F397F"/>
    <w:rsid w:val="00100D2E"/>
    <w:rsid w:val="0010101F"/>
    <w:rsid w:val="0010317B"/>
    <w:rsid w:val="00110983"/>
    <w:rsid w:val="00110C67"/>
    <w:rsid w:val="00114CAB"/>
    <w:rsid w:val="001215F1"/>
    <w:rsid w:val="00121B55"/>
    <w:rsid w:val="00123486"/>
    <w:rsid w:val="00124AFE"/>
    <w:rsid w:val="00124CCA"/>
    <w:rsid w:val="001271C6"/>
    <w:rsid w:val="00131379"/>
    <w:rsid w:val="001318D5"/>
    <w:rsid w:val="00136170"/>
    <w:rsid w:val="00140033"/>
    <w:rsid w:val="00141F65"/>
    <w:rsid w:val="00143282"/>
    <w:rsid w:val="0014363C"/>
    <w:rsid w:val="00145270"/>
    <w:rsid w:val="00146DF6"/>
    <w:rsid w:val="00147084"/>
    <w:rsid w:val="001471C0"/>
    <w:rsid w:val="00147947"/>
    <w:rsid w:val="0015085A"/>
    <w:rsid w:val="00151E99"/>
    <w:rsid w:val="00153150"/>
    <w:rsid w:val="001544E5"/>
    <w:rsid w:val="0015458F"/>
    <w:rsid w:val="001545EB"/>
    <w:rsid w:val="00154D97"/>
    <w:rsid w:val="00155734"/>
    <w:rsid w:val="00162FD6"/>
    <w:rsid w:val="00163272"/>
    <w:rsid w:val="00166564"/>
    <w:rsid w:val="00166D66"/>
    <w:rsid w:val="00170282"/>
    <w:rsid w:val="00171BE6"/>
    <w:rsid w:val="00171D8D"/>
    <w:rsid w:val="00173186"/>
    <w:rsid w:val="00173F54"/>
    <w:rsid w:val="0017679F"/>
    <w:rsid w:val="0018020E"/>
    <w:rsid w:val="00182ADC"/>
    <w:rsid w:val="00183AE8"/>
    <w:rsid w:val="00183B09"/>
    <w:rsid w:val="001871F0"/>
    <w:rsid w:val="00187451"/>
    <w:rsid w:val="00191C4E"/>
    <w:rsid w:val="00191F46"/>
    <w:rsid w:val="00197260"/>
    <w:rsid w:val="001A1E2A"/>
    <w:rsid w:val="001A3C60"/>
    <w:rsid w:val="001A4FB8"/>
    <w:rsid w:val="001A60A2"/>
    <w:rsid w:val="001A6151"/>
    <w:rsid w:val="001A6215"/>
    <w:rsid w:val="001B362C"/>
    <w:rsid w:val="001B457B"/>
    <w:rsid w:val="001B4742"/>
    <w:rsid w:val="001B5DED"/>
    <w:rsid w:val="001B692F"/>
    <w:rsid w:val="001C1FA2"/>
    <w:rsid w:val="001C1FC5"/>
    <w:rsid w:val="001C2C23"/>
    <w:rsid w:val="001C3A74"/>
    <w:rsid w:val="001C79D3"/>
    <w:rsid w:val="001D445C"/>
    <w:rsid w:val="001D71D2"/>
    <w:rsid w:val="001E2424"/>
    <w:rsid w:val="001E24C1"/>
    <w:rsid w:val="001E299D"/>
    <w:rsid w:val="001E54EC"/>
    <w:rsid w:val="001E55A0"/>
    <w:rsid w:val="001F0ABF"/>
    <w:rsid w:val="001F0D03"/>
    <w:rsid w:val="001F2997"/>
    <w:rsid w:val="001F543E"/>
    <w:rsid w:val="001F668E"/>
    <w:rsid w:val="001F738F"/>
    <w:rsid w:val="001F7770"/>
    <w:rsid w:val="00201270"/>
    <w:rsid w:val="00204492"/>
    <w:rsid w:val="00204C50"/>
    <w:rsid w:val="002059EE"/>
    <w:rsid w:val="00205DC4"/>
    <w:rsid w:val="00207C5A"/>
    <w:rsid w:val="00210C91"/>
    <w:rsid w:val="00214C87"/>
    <w:rsid w:val="0021536C"/>
    <w:rsid w:val="00216995"/>
    <w:rsid w:val="002274AF"/>
    <w:rsid w:val="00233D71"/>
    <w:rsid w:val="00234F35"/>
    <w:rsid w:val="002427ED"/>
    <w:rsid w:val="0024489B"/>
    <w:rsid w:val="002511B0"/>
    <w:rsid w:val="0025580A"/>
    <w:rsid w:val="002559AB"/>
    <w:rsid w:val="002567EE"/>
    <w:rsid w:val="00256A3E"/>
    <w:rsid w:val="002619C1"/>
    <w:rsid w:val="0026304E"/>
    <w:rsid w:val="00263D1C"/>
    <w:rsid w:val="0026543B"/>
    <w:rsid w:val="002708C4"/>
    <w:rsid w:val="00270AB8"/>
    <w:rsid w:val="00275081"/>
    <w:rsid w:val="0027585A"/>
    <w:rsid w:val="00275905"/>
    <w:rsid w:val="00280E6A"/>
    <w:rsid w:val="0028389B"/>
    <w:rsid w:val="00283DAC"/>
    <w:rsid w:val="00283EDA"/>
    <w:rsid w:val="00285E1F"/>
    <w:rsid w:val="00287705"/>
    <w:rsid w:val="00290263"/>
    <w:rsid w:val="002903CA"/>
    <w:rsid w:val="0029142F"/>
    <w:rsid w:val="00291541"/>
    <w:rsid w:val="002919A9"/>
    <w:rsid w:val="00293510"/>
    <w:rsid w:val="00294335"/>
    <w:rsid w:val="002968EB"/>
    <w:rsid w:val="00297C71"/>
    <w:rsid w:val="002A347D"/>
    <w:rsid w:val="002A3DA8"/>
    <w:rsid w:val="002A686F"/>
    <w:rsid w:val="002A7197"/>
    <w:rsid w:val="002B13E1"/>
    <w:rsid w:val="002B3062"/>
    <w:rsid w:val="002B3AEE"/>
    <w:rsid w:val="002B3B10"/>
    <w:rsid w:val="002B4623"/>
    <w:rsid w:val="002B4AA0"/>
    <w:rsid w:val="002B5F79"/>
    <w:rsid w:val="002B7357"/>
    <w:rsid w:val="002B7E72"/>
    <w:rsid w:val="002C121C"/>
    <w:rsid w:val="002C128C"/>
    <w:rsid w:val="002C6301"/>
    <w:rsid w:val="002C6F7D"/>
    <w:rsid w:val="002C76F7"/>
    <w:rsid w:val="002D3FF4"/>
    <w:rsid w:val="002D71C6"/>
    <w:rsid w:val="002E2163"/>
    <w:rsid w:val="002E2EA5"/>
    <w:rsid w:val="002E34BE"/>
    <w:rsid w:val="002E3C2C"/>
    <w:rsid w:val="002E6DF0"/>
    <w:rsid w:val="002E7300"/>
    <w:rsid w:val="002E7C52"/>
    <w:rsid w:val="002F2545"/>
    <w:rsid w:val="002F3436"/>
    <w:rsid w:val="002F6718"/>
    <w:rsid w:val="002F7410"/>
    <w:rsid w:val="00300A06"/>
    <w:rsid w:val="00301848"/>
    <w:rsid w:val="00301D42"/>
    <w:rsid w:val="00303366"/>
    <w:rsid w:val="003038A2"/>
    <w:rsid w:val="003039A7"/>
    <w:rsid w:val="00304222"/>
    <w:rsid w:val="00305957"/>
    <w:rsid w:val="00305CC6"/>
    <w:rsid w:val="00306AA9"/>
    <w:rsid w:val="00306D43"/>
    <w:rsid w:val="0031132B"/>
    <w:rsid w:val="003122A5"/>
    <w:rsid w:val="00313F76"/>
    <w:rsid w:val="003144FF"/>
    <w:rsid w:val="0032239E"/>
    <w:rsid w:val="00325804"/>
    <w:rsid w:val="00326ABB"/>
    <w:rsid w:val="003275E6"/>
    <w:rsid w:val="003279DF"/>
    <w:rsid w:val="00331622"/>
    <w:rsid w:val="003327DF"/>
    <w:rsid w:val="0033590B"/>
    <w:rsid w:val="00335D3C"/>
    <w:rsid w:val="0034182A"/>
    <w:rsid w:val="00341D2D"/>
    <w:rsid w:val="00342097"/>
    <w:rsid w:val="0034223B"/>
    <w:rsid w:val="00345728"/>
    <w:rsid w:val="00350003"/>
    <w:rsid w:val="00352B24"/>
    <w:rsid w:val="00353FAE"/>
    <w:rsid w:val="00355779"/>
    <w:rsid w:val="00357AD6"/>
    <w:rsid w:val="00360D68"/>
    <w:rsid w:val="003705C2"/>
    <w:rsid w:val="003737AD"/>
    <w:rsid w:val="0037517F"/>
    <w:rsid w:val="00375858"/>
    <w:rsid w:val="00377547"/>
    <w:rsid w:val="003806D8"/>
    <w:rsid w:val="00380B65"/>
    <w:rsid w:val="0038289A"/>
    <w:rsid w:val="00384920"/>
    <w:rsid w:val="003911BF"/>
    <w:rsid w:val="00392439"/>
    <w:rsid w:val="00394FC9"/>
    <w:rsid w:val="00397019"/>
    <w:rsid w:val="00397EF3"/>
    <w:rsid w:val="003A22C2"/>
    <w:rsid w:val="003A2F55"/>
    <w:rsid w:val="003A34B1"/>
    <w:rsid w:val="003A4ED6"/>
    <w:rsid w:val="003A5846"/>
    <w:rsid w:val="003A5C54"/>
    <w:rsid w:val="003B39A2"/>
    <w:rsid w:val="003B3AC7"/>
    <w:rsid w:val="003B425E"/>
    <w:rsid w:val="003C21A6"/>
    <w:rsid w:val="003C2DC8"/>
    <w:rsid w:val="003C3351"/>
    <w:rsid w:val="003C4963"/>
    <w:rsid w:val="003C55D0"/>
    <w:rsid w:val="003C585A"/>
    <w:rsid w:val="003C65A4"/>
    <w:rsid w:val="003C6F37"/>
    <w:rsid w:val="003C76A3"/>
    <w:rsid w:val="003D12FA"/>
    <w:rsid w:val="003D27CA"/>
    <w:rsid w:val="003D3825"/>
    <w:rsid w:val="003D3B82"/>
    <w:rsid w:val="003D3E6C"/>
    <w:rsid w:val="003D422D"/>
    <w:rsid w:val="003D5261"/>
    <w:rsid w:val="003D5965"/>
    <w:rsid w:val="003E0825"/>
    <w:rsid w:val="003E4233"/>
    <w:rsid w:val="003E5075"/>
    <w:rsid w:val="003E5282"/>
    <w:rsid w:val="003E5E33"/>
    <w:rsid w:val="003E6792"/>
    <w:rsid w:val="003F1A7F"/>
    <w:rsid w:val="003F2698"/>
    <w:rsid w:val="003F552A"/>
    <w:rsid w:val="003F6809"/>
    <w:rsid w:val="003F717F"/>
    <w:rsid w:val="003F7A73"/>
    <w:rsid w:val="00401143"/>
    <w:rsid w:val="004021C8"/>
    <w:rsid w:val="00403CE6"/>
    <w:rsid w:val="00404B56"/>
    <w:rsid w:val="00413042"/>
    <w:rsid w:val="00413ABA"/>
    <w:rsid w:val="00413F31"/>
    <w:rsid w:val="00415620"/>
    <w:rsid w:val="00416187"/>
    <w:rsid w:val="00416F6F"/>
    <w:rsid w:val="004201B1"/>
    <w:rsid w:val="004217BF"/>
    <w:rsid w:val="004223EF"/>
    <w:rsid w:val="00422BD9"/>
    <w:rsid w:val="00423FAA"/>
    <w:rsid w:val="0042560A"/>
    <w:rsid w:val="00426F20"/>
    <w:rsid w:val="0043085E"/>
    <w:rsid w:val="00432731"/>
    <w:rsid w:val="004328F1"/>
    <w:rsid w:val="00435030"/>
    <w:rsid w:val="004360EF"/>
    <w:rsid w:val="00436147"/>
    <w:rsid w:val="00443EF3"/>
    <w:rsid w:val="004448C9"/>
    <w:rsid w:val="0044507A"/>
    <w:rsid w:val="0044556F"/>
    <w:rsid w:val="00446088"/>
    <w:rsid w:val="00446306"/>
    <w:rsid w:val="00447914"/>
    <w:rsid w:val="00447BFD"/>
    <w:rsid w:val="00450170"/>
    <w:rsid w:val="00450F41"/>
    <w:rsid w:val="0045115B"/>
    <w:rsid w:val="00452AA6"/>
    <w:rsid w:val="0045314C"/>
    <w:rsid w:val="00453317"/>
    <w:rsid w:val="00453E15"/>
    <w:rsid w:val="00453EFE"/>
    <w:rsid w:val="0045664E"/>
    <w:rsid w:val="00460459"/>
    <w:rsid w:val="00461026"/>
    <w:rsid w:val="004627C4"/>
    <w:rsid w:val="00464E7D"/>
    <w:rsid w:val="00466CC6"/>
    <w:rsid w:val="004672DD"/>
    <w:rsid w:val="004700A2"/>
    <w:rsid w:val="004700BE"/>
    <w:rsid w:val="0047215C"/>
    <w:rsid w:val="00472A41"/>
    <w:rsid w:val="004730DA"/>
    <w:rsid w:val="004736F3"/>
    <w:rsid w:val="004742F4"/>
    <w:rsid w:val="004815A7"/>
    <w:rsid w:val="00482A01"/>
    <w:rsid w:val="0048577A"/>
    <w:rsid w:val="00491E68"/>
    <w:rsid w:val="00493934"/>
    <w:rsid w:val="0049466E"/>
    <w:rsid w:val="00495103"/>
    <w:rsid w:val="00495564"/>
    <w:rsid w:val="0049556D"/>
    <w:rsid w:val="004964E4"/>
    <w:rsid w:val="00496BC1"/>
    <w:rsid w:val="004A1EE8"/>
    <w:rsid w:val="004A2A0D"/>
    <w:rsid w:val="004A2E96"/>
    <w:rsid w:val="004B0189"/>
    <w:rsid w:val="004B03A5"/>
    <w:rsid w:val="004B14AF"/>
    <w:rsid w:val="004B7634"/>
    <w:rsid w:val="004C08B3"/>
    <w:rsid w:val="004C0AF5"/>
    <w:rsid w:val="004D3ADB"/>
    <w:rsid w:val="004D62E2"/>
    <w:rsid w:val="004D6D2F"/>
    <w:rsid w:val="004E2702"/>
    <w:rsid w:val="004E3F2E"/>
    <w:rsid w:val="004E5E27"/>
    <w:rsid w:val="004F006A"/>
    <w:rsid w:val="004F304B"/>
    <w:rsid w:val="004F3ADE"/>
    <w:rsid w:val="004F5F08"/>
    <w:rsid w:val="00502972"/>
    <w:rsid w:val="0050465D"/>
    <w:rsid w:val="00505D10"/>
    <w:rsid w:val="00506CD4"/>
    <w:rsid w:val="00506EBA"/>
    <w:rsid w:val="005070D0"/>
    <w:rsid w:val="00513D28"/>
    <w:rsid w:val="00514A36"/>
    <w:rsid w:val="00514D02"/>
    <w:rsid w:val="00516AB7"/>
    <w:rsid w:val="005212E5"/>
    <w:rsid w:val="00523D4F"/>
    <w:rsid w:val="00524418"/>
    <w:rsid w:val="00526498"/>
    <w:rsid w:val="005276C8"/>
    <w:rsid w:val="005332D8"/>
    <w:rsid w:val="00533A3F"/>
    <w:rsid w:val="00533B1D"/>
    <w:rsid w:val="0053586A"/>
    <w:rsid w:val="00536DAE"/>
    <w:rsid w:val="005402FF"/>
    <w:rsid w:val="005405BE"/>
    <w:rsid w:val="00540BBF"/>
    <w:rsid w:val="00543437"/>
    <w:rsid w:val="005437FA"/>
    <w:rsid w:val="00543F33"/>
    <w:rsid w:val="0054638E"/>
    <w:rsid w:val="00546EFB"/>
    <w:rsid w:val="0054790E"/>
    <w:rsid w:val="00553984"/>
    <w:rsid w:val="00554743"/>
    <w:rsid w:val="005550DE"/>
    <w:rsid w:val="00555459"/>
    <w:rsid w:val="0055624D"/>
    <w:rsid w:val="00557788"/>
    <w:rsid w:val="005610E9"/>
    <w:rsid w:val="00563D00"/>
    <w:rsid w:val="005653D2"/>
    <w:rsid w:val="00565D44"/>
    <w:rsid w:val="005701F0"/>
    <w:rsid w:val="00571211"/>
    <w:rsid w:val="005721BB"/>
    <w:rsid w:val="00573CA5"/>
    <w:rsid w:val="00574FDE"/>
    <w:rsid w:val="00577354"/>
    <w:rsid w:val="005808E7"/>
    <w:rsid w:val="0058118B"/>
    <w:rsid w:val="005852FF"/>
    <w:rsid w:val="00590DD0"/>
    <w:rsid w:val="00592C43"/>
    <w:rsid w:val="005944DA"/>
    <w:rsid w:val="0059584F"/>
    <w:rsid w:val="00595C3A"/>
    <w:rsid w:val="0059664C"/>
    <w:rsid w:val="005A1202"/>
    <w:rsid w:val="005A12BB"/>
    <w:rsid w:val="005A6418"/>
    <w:rsid w:val="005A67B0"/>
    <w:rsid w:val="005A6A57"/>
    <w:rsid w:val="005A711E"/>
    <w:rsid w:val="005B25F5"/>
    <w:rsid w:val="005B2B1B"/>
    <w:rsid w:val="005B2DBA"/>
    <w:rsid w:val="005B437A"/>
    <w:rsid w:val="005B53AB"/>
    <w:rsid w:val="005B64F5"/>
    <w:rsid w:val="005C3794"/>
    <w:rsid w:val="005D036A"/>
    <w:rsid w:val="005D05E0"/>
    <w:rsid w:val="005D506B"/>
    <w:rsid w:val="005D6C61"/>
    <w:rsid w:val="005D7D7B"/>
    <w:rsid w:val="005E1F60"/>
    <w:rsid w:val="005E26F0"/>
    <w:rsid w:val="005E297D"/>
    <w:rsid w:val="005E3787"/>
    <w:rsid w:val="005E44DD"/>
    <w:rsid w:val="005E4E72"/>
    <w:rsid w:val="005E70CE"/>
    <w:rsid w:val="005E7895"/>
    <w:rsid w:val="005F3814"/>
    <w:rsid w:val="00600416"/>
    <w:rsid w:val="006007CF"/>
    <w:rsid w:val="00600CBF"/>
    <w:rsid w:val="00602F69"/>
    <w:rsid w:val="0060376E"/>
    <w:rsid w:val="00603F11"/>
    <w:rsid w:val="00611331"/>
    <w:rsid w:val="00611870"/>
    <w:rsid w:val="00611A30"/>
    <w:rsid w:val="00612D64"/>
    <w:rsid w:val="006219EF"/>
    <w:rsid w:val="00621B1A"/>
    <w:rsid w:val="006250BA"/>
    <w:rsid w:val="00625D39"/>
    <w:rsid w:val="006262B2"/>
    <w:rsid w:val="0062750A"/>
    <w:rsid w:val="00627C99"/>
    <w:rsid w:val="006325EA"/>
    <w:rsid w:val="00632D82"/>
    <w:rsid w:val="006341D8"/>
    <w:rsid w:val="006349AE"/>
    <w:rsid w:val="0064029B"/>
    <w:rsid w:val="006434F9"/>
    <w:rsid w:val="00644DF6"/>
    <w:rsid w:val="00645EBB"/>
    <w:rsid w:val="00647035"/>
    <w:rsid w:val="0065092F"/>
    <w:rsid w:val="00652B22"/>
    <w:rsid w:val="00653164"/>
    <w:rsid w:val="00656029"/>
    <w:rsid w:val="00656E89"/>
    <w:rsid w:val="00660C8F"/>
    <w:rsid w:val="00662A91"/>
    <w:rsid w:val="006643C2"/>
    <w:rsid w:val="006644F7"/>
    <w:rsid w:val="00665112"/>
    <w:rsid w:val="0066575E"/>
    <w:rsid w:val="00665D67"/>
    <w:rsid w:val="00666858"/>
    <w:rsid w:val="006668C3"/>
    <w:rsid w:val="0067144B"/>
    <w:rsid w:val="006725BD"/>
    <w:rsid w:val="00672FD0"/>
    <w:rsid w:val="0067321C"/>
    <w:rsid w:val="0067630B"/>
    <w:rsid w:val="00677DAA"/>
    <w:rsid w:val="0068114E"/>
    <w:rsid w:val="00681C4D"/>
    <w:rsid w:val="00682F0B"/>
    <w:rsid w:val="006839FB"/>
    <w:rsid w:val="00685100"/>
    <w:rsid w:val="0068575F"/>
    <w:rsid w:val="006926F1"/>
    <w:rsid w:val="006936AA"/>
    <w:rsid w:val="006972E8"/>
    <w:rsid w:val="006A0DC6"/>
    <w:rsid w:val="006A29A7"/>
    <w:rsid w:val="006A2D2C"/>
    <w:rsid w:val="006A3E38"/>
    <w:rsid w:val="006A4A75"/>
    <w:rsid w:val="006B33D3"/>
    <w:rsid w:val="006C3106"/>
    <w:rsid w:val="006D75BD"/>
    <w:rsid w:val="006E22F5"/>
    <w:rsid w:val="006E43E4"/>
    <w:rsid w:val="006E5B78"/>
    <w:rsid w:val="006E6763"/>
    <w:rsid w:val="006E6B07"/>
    <w:rsid w:val="006E7C3A"/>
    <w:rsid w:val="006F2811"/>
    <w:rsid w:val="006F321B"/>
    <w:rsid w:val="00702164"/>
    <w:rsid w:val="0070508E"/>
    <w:rsid w:val="0070762A"/>
    <w:rsid w:val="00707646"/>
    <w:rsid w:val="007141DB"/>
    <w:rsid w:val="00716267"/>
    <w:rsid w:val="00717B82"/>
    <w:rsid w:val="00717DED"/>
    <w:rsid w:val="00717E0D"/>
    <w:rsid w:val="0072050D"/>
    <w:rsid w:val="007210D6"/>
    <w:rsid w:val="00722EAA"/>
    <w:rsid w:val="00723704"/>
    <w:rsid w:val="007247DA"/>
    <w:rsid w:val="0072508A"/>
    <w:rsid w:val="007278C6"/>
    <w:rsid w:val="00732614"/>
    <w:rsid w:val="0073635B"/>
    <w:rsid w:val="00736E23"/>
    <w:rsid w:val="00736F27"/>
    <w:rsid w:val="007441BD"/>
    <w:rsid w:val="00744428"/>
    <w:rsid w:val="0074537C"/>
    <w:rsid w:val="00750398"/>
    <w:rsid w:val="00754623"/>
    <w:rsid w:val="00754828"/>
    <w:rsid w:val="00755639"/>
    <w:rsid w:val="00760EEA"/>
    <w:rsid w:val="007614FC"/>
    <w:rsid w:val="007623BE"/>
    <w:rsid w:val="00764B90"/>
    <w:rsid w:val="00764FA4"/>
    <w:rsid w:val="00766689"/>
    <w:rsid w:val="00770B76"/>
    <w:rsid w:val="00771202"/>
    <w:rsid w:val="00771AFA"/>
    <w:rsid w:val="00773746"/>
    <w:rsid w:val="00775283"/>
    <w:rsid w:val="00776A40"/>
    <w:rsid w:val="00780615"/>
    <w:rsid w:val="007821BE"/>
    <w:rsid w:val="0078228C"/>
    <w:rsid w:val="00783817"/>
    <w:rsid w:val="00785864"/>
    <w:rsid w:val="00787C6E"/>
    <w:rsid w:val="0079162F"/>
    <w:rsid w:val="00791825"/>
    <w:rsid w:val="00794B8C"/>
    <w:rsid w:val="00794F32"/>
    <w:rsid w:val="0079545C"/>
    <w:rsid w:val="007958B5"/>
    <w:rsid w:val="0079669D"/>
    <w:rsid w:val="007A153D"/>
    <w:rsid w:val="007A1713"/>
    <w:rsid w:val="007A3549"/>
    <w:rsid w:val="007A3D4C"/>
    <w:rsid w:val="007A4072"/>
    <w:rsid w:val="007A4515"/>
    <w:rsid w:val="007A4A4D"/>
    <w:rsid w:val="007A4DB7"/>
    <w:rsid w:val="007A5299"/>
    <w:rsid w:val="007A52D2"/>
    <w:rsid w:val="007B01C6"/>
    <w:rsid w:val="007B141C"/>
    <w:rsid w:val="007B4D47"/>
    <w:rsid w:val="007B5162"/>
    <w:rsid w:val="007B677B"/>
    <w:rsid w:val="007B757F"/>
    <w:rsid w:val="007C18AB"/>
    <w:rsid w:val="007C1BB9"/>
    <w:rsid w:val="007C3476"/>
    <w:rsid w:val="007C730E"/>
    <w:rsid w:val="007D0D1C"/>
    <w:rsid w:val="007D319B"/>
    <w:rsid w:val="007D4FC9"/>
    <w:rsid w:val="007D7591"/>
    <w:rsid w:val="007E09FD"/>
    <w:rsid w:val="007E4E7B"/>
    <w:rsid w:val="007E5762"/>
    <w:rsid w:val="007E7C8D"/>
    <w:rsid w:val="007F1978"/>
    <w:rsid w:val="007F3EFB"/>
    <w:rsid w:val="007F439A"/>
    <w:rsid w:val="007F5621"/>
    <w:rsid w:val="007F7D02"/>
    <w:rsid w:val="008011B4"/>
    <w:rsid w:val="0080492C"/>
    <w:rsid w:val="008059C5"/>
    <w:rsid w:val="00806606"/>
    <w:rsid w:val="00807104"/>
    <w:rsid w:val="00811D2F"/>
    <w:rsid w:val="00812F02"/>
    <w:rsid w:val="0081318F"/>
    <w:rsid w:val="0081329E"/>
    <w:rsid w:val="00813F6F"/>
    <w:rsid w:val="00815FCB"/>
    <w:rsid w:val="008210EB"/>
    <w:rsid w:val="008220EF"/>
    <w:rsid w:val="00823B01"/>
    <w:rsid w:val="00825B64"/>
    <w:rsid w:val="00827CB2"/>
    <w:rsid w:val="00830D9B"/>
    <w:rsid w:val="00831330"/>
    <w:rsid w:val="008317F5"/>
    <w:rsid w:val="00835EDD"/>
    <w:rsid w:val="008406B8"/>
    <w:rsid w:val="00840C76"/>
    <w:rsid w:val="00844E19"/>
    <w:rsid w:val="00851140"/>
    <w:rsid w:val="00852689"/>
    <w:rsid w:val="008526EF"/>
    <w:rsid w:val="00853085"/>
    <w:rsid w:val="00853583"/>
    <w:rsid w:val="00853CDD"/>
    <w:rsid w:val="00855EFB"/>
    <w:rsid w:val="008626DC"/>
    <w:rsid w:val="00864C57"/>
    <w:rsid w:val="00864D20"/>
    <w:rsid w:val="008657C6"/>
    <w:rsid w:val="00865EFB"/>
    <w:rsid w:val="00866931"/>
    <w:rsid w:val="00867504"/>
    <w:rsid w:val="00867512"/>
    <w:rsid w:val="0087239E"/>
    <w:rsid w:val="00873164"/>
    <w:rsid w:val="00873A36"/>
    <w:rsid w:val="00876BEA"/>
    <w:rsid w:val="0087719C"/>
    <w:rsid w:val="008775F6"/>
    <w:rsid w:val="00880294"/>
    <w:rsid w:val="008809FB"/>
    <w:rsid w:val="008820B3"/>
    <w:rsid w:val="00886AAE"/>
    <w:rsid w:val="00886C19"/>
    <w:rsid w:val="00887A80"/>
    <w:rsid w:val="00890D58"/>
    <w:rsid w:val="00891396"/>
    <w:rsid w:val="00894481"/>
    <w:rsid w:val="008957E6"/>
    <w:rsid w:val="00896CC9"/>
    <w:rsid w:val="008971C7"/>
    <w:rsid w:val="008A096E"/>
    <w:rsid w:val="008A2141"/>
    <w:rsid w:val="008A2820"/>
    <w:rsid w:val="008A33D0"/>
    <w:rsid w:val="008A6017"/>
    <w:rsid w:val="008A621E"/>
    <w:rsid w:val="008B253F"/>
    <w:rsid w:val="008B3CB6"/>
    <w:rsid w:val="008B5759"/>
    <w:rsid w:val="008B6073"/>
    <w:rsid w:val="008B76E5"/>
    <w:rsid w:val="008C1331"/>
    <w:rsid w:val="008C15CD"/>
    <w:rsid w:val="008C2D08"/>
    <w:rsid w:val="008C5DAD"/>
    <w:rsid w:val="008C7919"/>
    <w:rsid w:val="008D0C52"/>
    <w:rsid w:val="008D4423"/>
    <w:rsid w:val="008D5EAC"/>
    <w:rsid w:val="008E12FD"/>
    <w:rsid w:val="008E2EA4"/>
    <w:rsid w:val="008E31B8"/>
    <w:rsid w:val="008E3D93"/>
    <w:rsid w:val="008E3F57"/>
    <w:rsid w:val="008E521A"/>
    <w:rsid w:val="008E6435"/>
    <w:rsid w:val="008F521A"/>
    <w:rsid w:val="008F68A5"/>
    <w:rsid w:val="008F6D81"/>
    <w:rsid w:val="009022A6"/>
    <w:rsid w:val="00902525"/>
    <w:rsid w:val="009051E5"/>
    <w:rsid w:val="009057CE"/>
    <w:rsid w:val="00907954"/>
    <w:rsid w:val="009102DE"/>
    <w:rsid w:val="009103D5"/>
    <w:rsid w:val="009129A4"/>
    <w:rsid w:val="009133C8"/>
    <w:rsid w:val="00921748"/>
    <w:rsid w:val="0092295B"/>
    <w:rsid w:val="009235EE"/>
    <w:rsid w:val="009242FD"/>
    <w:rsid w:val="00924F71"/>
    <w:rsid w:val="0092557B"/>
    <w:rsid w:val="0093171C"/>
    <w:rsid w:val="00931FE9"/>
    <w:rsid w:val="00933543"/>
    <w:rsid w:val="0093424F"/>
    <w:rsid w:val="00935143"/>
    <w:rsid w:val="00936A82"/>
    <w:rsid w:val="00936F00"/>
    <w:rsid w:val="00936F38"/>
    <w:rsid w:val="00937C38"/>
    <w:rsid w:val="009427AB"/>
    <w:rsid w:val="00942D82"/>
    <w:rsid w:val="009438BD"/>
    <w:rsid w:val="009445BD"/>
    <w:rsid w:val="00944784"/>
    <w:rsid w:val="00944B33"/>
    <w:rsid w:val="0094701D"/>
    <w:rsid w:val="009476B6"/>
    <w:rsid w:val="009507DD"/>
    <w:rsid w:val="009511FF"/>
    <w:rsid w:val="0095253D"/>
    <w:rsid w:val="00953D93"/>
    <w:rsid w:val="00954FD7"/>
    <w:rsid w:val="00955686"/>
    <w:rsid w:val="00957053"/>
    <w:rsid w:val="00957FA9"/>
    <w:rsid w:val="00960837"/>
    <w:rsid w:val="00962A8D"/>
    <w:rsid w:val="009637C0"/>
    <w:rsid w:val="009664C8"/>
    <w:rsid w:val="009667DA"/>
    <w:rsid w:val="0096706E"/>
    <w:rsid w:val="00970A18"/>
    <w:rsid w:val="00975340"/>
    <w:rsid w:val="0097712A"/>
    <w:rsid w:val="00980D10"/>
    <w:rsid w:val="00981F4D"/>
    <w:rsid w:val="00983A39"/>
    <w:rsid w:val="00986FE7"/>
    <w:rsid w:val="00987572"/>
    <w:rsid w:val="00990632"/>
    <w:rsid w:val="009906C6"/>
    <w:rsid w:val="00991104"/>
    <w:rsid w:val="0099482A"/>
    <w:rsid w:val="00994F83"/>
    <w:rsid w:val="009960A2"/>
    <w:rsid w:val="00996155"/>
    <w:rsid w:val="009A27FB"/>
    <w:rsid w:val="009A440F"/>
    <w:rsid w:val="009A6AE6"/>
    <w:rsid w:val="009B3CF2"/>
    <w:rsid w:val="009B6174"/>
    <w:rsid w:val="009B68CA"/>
    <w:rsid w:val="009C09DC"/>
    <w:rsid w:val="009C1895"/>
    <w:rsid w:val="009C1AEA"/>
    <w:rsid w:val="009C3822"/>
    <w:rsid w:val="009C38C9"/>
    <w:rsid w:val="009C39AB"/>
    <w:rsid w:val="009C5438"/>
    <w:rsid w:val="009C607B"/>
    <w:rsid w:val="009C77D0"/>
    <w:rsid w:val="009D01E9"/>
    <w:rsid w:val="009D20BE"/>
    <w:rsid w:val="009D2F27"/>
    <w:rsid w:val="009D4EA7"/>
    <w:rsid w:val="009D574D"/>
    <w:rsid w:val="009D6055"/>
    <w:rsid w:val="009E009E"/>
    <w:rsid w:val="009E0CB1"/>
    <w:rsid w:val="009E3FAD"/>
    <w:rsid w:val="009E4503"/>
    <w:rsid w:val="009E4974"/>
    <w:rsid w:val="009F00E8"/>
    <w:rsid w:val="009F03E7"/>
    <w:rsid w:val="009F32D6"/>
    <w:rsid w:val="009F4BC1"/>
    <w:rsid w:val="009F540F"/>
    <w:rsid w:val="009F5678"/>
    <w:rsid w:val="009F71A8"/>
    <w:rsid w:val="009F7ECC"/>
    <w:rsid w:val="00A013FB"/>
    <w:rsid w:val="00A025A2"/>
    <w:rsid w:val="00A078CA"/>
    <w:rsid w:val="00A109E0"/>
    <w:rsid w:val="00A11248"/>
    <w:rsid w:val="00A119DC"/>
    <w:rsid w:val="00A141C3"/>
    <w:rsid w:val="00A14D94"/>
    <w:rsid w:val="00A15A62"/>
    <w:rsid w:val="00A161CF"/>
    <w:rsid w:val="00A22F60"/>
    <w:rsid w:val="00A2349B"/>
    <w:rsid w:val="00A244B7"/>
    <w:rsid w:val="00A25A22"/>
    <w:rsid w:val="00A25D7F"/>
    <w:rsid w:val="00A31CB8"/>
    <w:rsid w:val="00A3282A"/>
    <w:rsid w:val="00A344F6"/>
    <w:rsid w:val="00A35D1A"/>
    <w:rsid w:val="00A36625"/>
    <w:rsid w:val="00A36C5B"/>
    <w:rsid w:val="00A36E69"/>
    <w:rsid w:val="00A4341E"/>
    <w:rsid w:val="00A44370"/>
    <w:rsid w:val="00A44D6F"/>
    <w:rsid w:val="00A47AD0"/>
    <w:rsid w:val="00A504EF"/>
    <w:rsid w:val="00A51C1A"/>
    <w:rsid w:val="00A52498"/>
    <w:rsid w:val="00A52A78"/>
    <w:rsid w:val="00A53185"/>
    <w:rsid w:val="00A53D7A"/>
    <w:rsid w:val="00A55700"/>
    <w:rsid w:val="00A56322"/>
    <w:rsid w:val="00A57EF6"/>
    <w:rsid w:val="00A6186E"/>
    <w:rsid w:val="00A64732"/>
    <w:rsid w:val="00A650AC"/>
    <w:rsid w:val="00A655F9"/>
    <w:rsid w:val="00A66DFF"/>
    <w:rsid w:val="00A70787"/>
    <w:rsid w:val="00A709C3"/>
    <w:rsid w:val="00A72A0F"/>
    <w:rsid w:val="00A7420B"/>
    <w:rsid w:val="00A74415"/>
    <w:rsid w:val="00A81E1E"/>
    <w:rsid w:val="00A85A6A"/>
    <w:rsid w:val="00A85CDD"/>
    <w:rsid w:val="00A862BB"/>
    <w:rsid w:val="00A8DED1"/>
    <w:rsid w:val="00A90AB4"/>
    <w:rsid w:val="00A91814"/>
    <w:rsid w:val="00A92008"/>
    <w:rsid w:val="00A93E9F"/>
    <w:rsid w:val="00A94FCD"/>
    <w:rsid w:val="00A96011"/>
    <w:rsid w:val="00A96FBD"/>
    <w:rsid w:val="00AA0747"/>
    <w:rsid w:val="00AA0C1E"/>
    <w:rsid w:val="00AA0D47"/>
    <w:rsid w:val="00AA1376"/>
    <w:rsid w:val="00AA371E"/>
    <w:rsid w:val="00AA53A2"/>
    <w:rsid w:val="00AA5AAA"/>
    <w:rsid w:val="00AA6396"/>
    <w:rsid w:val="00AA6C62"/>
    <w:rsid w:val="00AB1E10"/>
    <w:rsid w:val="00AB213C"/>
    <w:rsid w:val="00AB2E03"/>
    <w:rsid w:val="00AB45AA"/>
    <w:rsid w:val="00AB49C0"/>
    <w:rsid w:val="00AB63A2"/>
    <w:rsid w:val="00AC2E39"/>
    <w:rsid w:val="00AC3335"/>
    <w:rsid w:val="00AC6CE3"/>
    <w:rsid w:val="00AC7106"/>
    <w:rsid w:val="00AC727E"/>
    <w:rsid w:val="00AD0B8F"/>
    <w:rsid w:val="00AD0C4A"/>
    <w:rsid w:val="00AD2CE2"/>
    <w:rsid w:val="00AD3426"/>
    <w:rsid w:val="00AD4F39"/>
    <w:rsid w:val="00AD5A63"/>
    <w:rsid w:val="00AD63F0"/>
    <w:rsid w:val="00AD64CB"/>
    <w:rsid w:val="00AD69A5"/>
    <w:rsid w:val="00AE0A0B"/>
    <w:rsid w:val="00AE3F05"/>
    <w:rsid w:val="00AE4DC0"/>
    <w:rsid w:val="00AE543A"/>
    <w:rsid w:val="00AE74A2"/>
    <w:rsid w:val="00AF2FD9"/>
    <w:rsid w:val="00AF5233"/>
    <w:rsid w:val="00AF5C88"/>
    <w:rsid w:val="00AF75D9"/>
    <w:rsid w:val="00AF7F35"/>
    <w:rsid w:val="00B019D5"/>
    <w:rsid w:val="00B05594"/>
    <w:rsid w:val="00B05B4A"/>
    <w:rsid w:val="00B06358"/>
    <w:rsid w:val="00B06A8A"/>
    <w:rsid w:val="00B070AE"/>
    <w:rsid w:val="00B073E8"/>
    <w:rsid w:val="00B0791E"/>
    <w:rsid w:val="00B07BC3"/>
    <w:rsid w:val="00B112F7"/>
    <w:rsid w:val="00B12BAF"/>
    <w:rsid w:val="00B14579"/>
    <w:rsid w:val="00B14D3F"/>
    <w:rsid w:val="00B16126"/>
    <w:rsid w:val="00B17669"/>
    <w:rsid w:val="00B17FA0"/>
    <w:rsid w:val="00B2143B"/>
    <w:rsid w:val="00B229A5"/>
    <w:rsid w:val="00B24CE7"/>
    <w:rsid w:val="00B25B30"/>
    <w:rsid w:val="00B27D77"/>
    <w:rsid w:val="00B307D1"/>
    <w:rsid w:val="00B3092F"/>
    <w:rsid w:val="00B33967"/>
    <w:rsid w:val="00B36F3C"/>
    <w:rsid w:val="00B37503"/>
    <w:rsid w:val="00B421D8"/>
    <w:rsid w:val="00B45FB6"/>
    <w:rsid w:val="00B463E1"/>
    <w:rsid w:val="00B5010E"/>
    <w:rsid w:val="00B501D8"/>
    <w:rsid w:val="00B51093"/>
    <w:rsid w:val="00B51D4F"/>
    <w:rsid w:val="00B6487E"/>
    <w:rsid w:val="00B653F0"/>
    <w:rsid w:val="00B654FB"/>
    <w:rsid w:val="00B662B8"/>
    <w:rsid w:val="00B663E9"/>
    <w:rsid w:val="00B664A6"/>
    <w:rsid w:val="00B673FC"/>
    <w:rsid w:val="00B71250"/>
    <w:rsid w:val="00B72582"/>
    <w:rsid w:val="00B728DD"/>
    <w:rsid w:val="00B73B5B"/>
    <w:rsid w:val="00B83CD6"/>
    <w:rsid w:val="00B8461F"/>
    <w:rsid w:val="00B86992"/>
    <w:rsid w:val="00B913F7"/>
    <w:rsid w:val="00BA0BEE"/>
    <w:rsid w:val="00BA1317"/>
    <w:rsid w:val="00BA5B82"/>
    <w:rsid w:val="00BA7E0A"/>
    <w:rsid w:val="00BB028A"/>
    <w:rsid w:val="00BB60B3"/>
    <w:rsid w:val="00BB791D"/>
    <w:rsid w:val="00BB7D33"/>
    <w:rsid w:val="00BC163A"/>
    <w:rsid w:val="00BC1D99"/>
    <w:rsid w:val="00BC323F"/>
    <w:rsid w:val="00BC39E5"/>
    <w:rsid w:val="00BD1456"/>
    <w:rsid w:val="00BD4BEE"/>
    <w:rsid w:val="00BD585F"/>
    <w:rsid w:val="00BE13EE"/>
    <w:rsid w:val="00BE4668"/>
    <w:rsid w:val="00BE4B5B"/>
    <w:rsid w:val="00BE4CE4"/>
    <w:rsid w:val="00BE5166"/>
    <w:rsid w:val="00BE6D64"/>
    <w:rsid w:val="00BE75A9"/>
    <w:rsid w:val="00BF0279"/>
    <w:rsid w:val="00BF147A"/>
    <w:rsid w:val="00BF4671"/>
    <w:rsid w:val="00C007C2"/>
    <w:rsid w:val="00C00AAF"/>
    <w:rsid w:val="00C01C54"/>
    <w:rsid w:val="00C01E36"/>
    <w:rsid w:val="00C026D8"/>
    <w:rsid w:val="00C02A60"/>
    <w:rsid w:val="00C02CA1"/>
    <w:rsid w:val="00C04CE9"/>
    <w:rsid w:val="00C05C07"/>
    <w:rsid w:val="00C07753"/>
    <w:rsid w:val="00C10C08"/>
    <w:rsid w:val="00C117D5"/>
    <w:rsid w:val="00C12024"/>
    <w:rsid w:val="00C1414F"/>
    <w:rsid w:val="00C14434"/>
    <w:rsid w:val="00C20936"/>
    <w:rsid w:val="00C211A9"/>
    <w:rsid w:val="00C26F4E"/>
    <w:rsid w:val="00C27DD3"/>
    <w:rsid w:val="00C31354"/>
    <w:rsid w:val="00C32E96"/>
    <w:rsid w:val="00C33738"/>
    <w:rsid w:val="00C33DA3"/>
    <w:rsid w:val="00C34673"/>
    <w:rsid w:val="00C3523E"/>
    <w:rsid w:val="00C35AB4"/>
    <w:rsid w:val="00C35C76"/>
    <w:rsid w:val="00C36426"/>
    <w:rsid w:val="00C36FEF"/>
    <w:rsid w:val="00C3EFBA"/>
    <w:rsid w:val="00C40D90"/>
    <w:rsid w:val="00C43059"/>
    <w:rsid w:val="00C4354E"/>
    <w:rsid w:val="00C45823"/>
    <w:rsid w:val="00C4699F"/>
    <w:rsid w:val="00C47724"/>
    <w:rsid w:val="00C47E8B"/>
    <w:rsid w:val="00C52C4C"/>
    <w:rsid w:val="00C54A25"/>
    <w:rsid w:val="00C57619"/>
    <w:rsid w:val="00C5777C"/>
    <w:rsid w:val="00C628C5"/>
    <w:rsid w:val="00C62914"/>
    <w:rsid w:val="00C640B5"/>
    <w:rsid w:val="00C65BB9"/>
    <w:rsid w:val="00C70781"/>
    <w:rsid w:val="00C71BE5"/>
    <w:rsid w:val="00C7317C"/>
    <w:rsid w:val="00C73CD7"/>
    <w:rsid w:val="00C75612"/>
    <w:rsid w:val="00C75F64"/>
    <w:rsid w:val="00C76D5A"/>
    <w:rsid w:val="00C76FAF"/>
    <w:rsid w:val="00C775AC"/>
    <w:rsid w:val="00C776F1"/>
    <w:rsid w:val="00C77958"/>
    <w:rsid w:val="00C80F30"/>
    <w:rsid w:val="00C819BF"/>
    <w:rsid w:val="00C82672"/>
    <w:rsid w:val="00C848A4"/>
    <w:rsid w:val="00C84C7C"/>
    <w:rsid w:val="00C90C70"/>
    <w:rsid w:val="00C92A4B"/>
    <w:rsid w:val="00C97446"/>
    <w:rsid w:val="00C97867"/>
    <w:rsid w:val="00CA0929"/>
    <w:rsid w:val="00CA0E01"/>
    <w:rsid w:val="00CA262B"/>
    <w:rsid w:val="00CA2BB4"/>
    <w:rsid w:val="00CA4727"/>
    <w:rsid w:val="00CA519B"/>
    <w:rsid w:val="00CA5594"/>
    <w:rsid w:val="00CA617A"/>
    <w:rsid w:val="00CA63BA"/>
    <w:rsid w:val="00CB013D"/>
    <w:rsid w:val="00CB130B"/>
    <w:rsid w:val="00CB20F0"/>
    <w:rsid w:val="00CB22DA"/>
    <w:rsid w:val="00CB4997"/>
    <w:rsid w:val="00CC1581"/>
    <w:rsid w:val="00CC2879"/>
    <w:rsid w:val="00CC2BA7"/>
    <w:rsid w:val="00CC4DBB"/>
    <w:rsid w:val="00CD06EC"/>
    <w:rsid w:val="00CD0715"/>
    <w:rsid w:val="00CD12A5"/>
    <w:rsid w:val="00CD2F50"/>
    <w:rsid w:val="00CD3EFF"/>
    <w:rsid w:val="00CD6C34"/>
    <w:rsid w:val="00CE0AC4"/>
    <w:rsid w:val="00CE0F11"/>
    <w:rsid w:val="00CE170C"/>
    <w:rsid w:val="00CE43D1"/>
    <w:rsid w:val="00CE4BC3"/>
    <w:rsid w:val="00CE5FA9"/>
    <w:rsid w:val="00CE6AA5"/>
    <w:rsid w:val="00CF0455"/>
    <w:rsid w:val="00CF0DF1"/>
    <w:rsid w:val="00CF0F21"/>
    <w:rsid w:val="00CF22AC"/>
    <w:rsid w:val="00CF24FD"/>
    <w:rsid w:val="00CF3251"/>
    <w:rsid w:val="00CF7549"/>
    <w:rsid w:val="00CF7BE8"/>
    <w:rsid w:val="00D017D0"/>
    <w:rsid w:val="00D02538"/>
    <w:rsid w:val="00D02547"/>
    <w:rsid w:val="00D0256D"/>
    <w:rsid w:val="00D02F9C"/>
    <w:rsid w:val="00D03848"/>
    <w:rsid w:val="00D03AB7"/>
    <w:rsid w:val="00D045C2"/>
    <w:rsid w:val="00D04A20"/>
    <w:rsid w:val="00D07919"/>
    <w:rsid w:val="00D1091A"/>
    <w:rsid w:val="00D11FC8"/>
    <w:rsid w:val="00D12072"/>
    <w:rsid w:val="00D13299"/>
    <w:rsid w:val="00D14FE6"/>
    <w:rsid w:val="00D1553F"/>
    <w:rsid w:val="00D17DE5"/>
    <w:rsid w:val="00D251DB"/>
    <w:rsid w:val="00D269CC"/>
    <w:rsid w:val="00D26D59"/>
    <w:rsid w:val="00D26DC6"/>
    <w:rsid w:val="00D300D6"/>
    <w:rsid w:val="00D30E6D"/>
    <w:rsid w:val="00D33BA7"/>
    <w:rsid w:val="00D353B2"/>
    <w:rsid w:val="00D371CA"/>
    <w:rsid w:val="00D43646"/>
    <w:rsid w:val="00D47DA5"/>
    <w:rsid w:val="00D5546C"/>
    <w:rsid w:val="00D55EA3"/>
    <w:rsid w:val="00D55F3A"/>
    <w:rsid w:val="00D5630F"/>
    <w:rsid w:val="00D573E0"/>
    <w:rsid w:val="00D609B6"/>
    <w:rsid w:val="00D60A91"/>
    <w:rsid w:val="00D635D9"/>
    <w:rsid w:val="00D6541A"/>
    <w:rsid w:val="00D7237B"/>
    <w:rsid w:val="00D72B2A"/>
    <w:rsid w:val="00D749F9"/>
    <w:rsid w:val="00D7634E"/>
    <w:rsid w:val="00D76622"/>
    <w:rsid w:val="00D777E2"/>
    <w:rsid w:val="00D77B08"/>
    <w:rsid w:val="00D80C3A"/>
    <w:rsid w:val="00D82C7F"/>
    <w:rsid w:val="00D8438B"/>
    <w:rsid w:val="00D85225"/>
    <w:rsid w:val="00D8739B"/>
    <w:rsid w:val="00D87E23"/>
    <w:rsid w:val="00D91267"/>
    <w:rsid w:val="00D91389"/>
    <w:rsid w:val="00D91B22"/>
    <w:rsid w:val="00D95EF2"/>
    <w:rsid w:val="00D96296"/>
    <w:rsid w:val="00D96560"/>
    <w:rsid w:val="00D9711F"/>
    <w:rsid w:val="00DA1446"/>
    <w:rsid w:val="00DA35CB"/>
    <w:rsid w:val="00DA38DD"/>
    <w:rsid w:val="00DA422B"/>
    <w:rsid w:val="00DA4F30"/>
    <w:rsid w:val="00DA591F"/>
    <w:rsid w:val="00DA7D3F"/>
    <w:rsid w:val="00DB01CE"/>
    <w:rsid w:val="00DB098F"/>
    <w:rsid w:val="00DB352C"/>
    <w:rsid w:val="00DB38DD"/>
    <w:rsid w:val="00DB4F70"/>
    <w:rsid w:val="00DB5F0E"/>
    <w:rsid w:val="00DB6031"/>
    <w:rsid w:val="00DC118C"/>
    <w:rsid w:val="00DC1AA8"/>
    <w:rsid w:val="00DC3751"/>
    <w:rsid w:val="00DC3F36"/>
    <w:rsid w:val="00DC55BF"/>
    <w:rsid w:val="00DC5AF7"/>
    <w:rsid w:val="00DC776D"/>
    <w:rsid w:val="00DD4A2D"/>
    <w:rsid w:val="00DD689A"/>
    <w:rsid w:val="00DD6EB4"/>
    <w:rsid w:val="00DE1B06"/>
    <w:rsid w:val="00DE37FF"/>
    <w:rsid w:val="00DE644B"/>
    <w:rsid w:val="00DF2076"/>
    <w:rsid w:val="00DF302E"/>
    <w:rsid w:val="00DF3E77"/>
    <w:rsid w:val="00DF5609"/>
    <w:rsid w:val="00DF5DD7"/>
    <w:rsid w:val="00E017EE"/>
    <w:rsid w:val="00E04912"/>
    <w:rsid w:val="00E062C3"/>
    <w:rsid w:val="00E068E4"/>
    <w:rsid w:val="00E06D64"/>
    <w:rsid w:val="00E07285"/>
    <w:rsid w:val="00E07D8E"/>
    <w:rsid w:val="00E11747"/>
    <w:rsid w:val="00E1328B"/>
    <w:rsid w:val="00E155D5"/>
    <w:rsid w:val="00E23CC4"/>
    <w:rsid w:val="00E2674A"/>
    <w:rsid w:val="00E2678E"/>
    <w:rsid w:val="00E2773F"/>
    <w:rsid w:val="00E278B2"/>
    <w:rsid w:val="00E31F87"/>
    <w:rsid w:val="00E32654"/>
    <w:rsid w:val="00E32857"/>
    <w:rsid w:val="00E35AC8"/>
    <w:rsid w:val="00E35CA2"/>
    <w:rsid w:val="00E360B0"/>
    <w:rsid w:val="00E36A28"/>
    <w:rsid w:val="00E37EC8"/>
    <w:rsid w:val="00E41590"/>
    <w:rsid w:val="00E44B97"/>
    <w:rsid w:val="00E45105"/>
    <w:rsid w:val="00E47590"/>
    <w:rsid w:val="00E504F2"/>
    <w:rsid w:val="00E52EFA"/>
    <w:rsid w:val="00E5629F"/>
    <w:rsid w:val="00E56F12"/>
    <w:rsid w:val="00E60D03"/>
    <w:rsid w:val="00E62B1B"/>
    <w:rsid w:val="00E64647"/>
    <w:rsid w:val="00E646F8"/>
    <w:rsid w:val="00E6546E"/>
    <w:rsid w:val="00E70484"/>
    <w:rsid w:val="00E70585"/>
    <w:rsid w:val="00E706B4"/>
    <w:rsid w:val="00E7527C"/>
    <w:rsid w:val="00E76004"/>
    <w:rsid w:val="00E76101"/>
    <w:rsid w:val="00E80B1B"/>
    <w:rsid w:val="00E82EC3"/>
    <w:rsid w:val="00E83422"/>
    <w:rsid w:val="00E859D2"/>
    <w:rsid w:val="00E929B9"/>
    <w:rsid w:val="00E92C16"/>
    <w:rsid w:val="00E93768"/>
    <w:rsid w:val="00E96352"/>
    <w:rsid w:val="00EA0ED3"/>
    <w:rsid w:val="00EA2EEF"/>
    <w:rsid w:val="00EA3281"/>
    <w:rsid w:val="00EA4168"/>
    <w:rsid w:val="00EB1258"/>
    <w:rsid w:val="00EB5006"/>
    <w:rsid w:val="00EB59BA"/>
    <w:rsid w:val="00EC0CBC"/>
    <w:rsid w:val="00EC0D10"/>
    <w:rsid w:val="00EC3536"/>
    <w:rsid w:val="00EC4E8F"/>
    <w:rsid w:val="00EC543D"/>
    <w:rsid w:val="00EC62AA"/>
    <w:rsid w:val="00EC6F1E"/>
    <w:rsid w:val="00ED1417"/>
    <w:rsid w:val="00ED2EE2"/>
    <w:rsid w:val="00ED2FB0"/>
    <w:rsid w:val="00ED3CE9"/>
    <w:rsid w:val="00EE0310"/>
    <w:rsid w:val="00EE1787"/>
    <w:rsid w:val="00EE21E8"/>
    <w:rsid w:val="00EE22E5"/>
    <w:rsid w:val="00EE3273"/>
    <w:rsid w:val="00EF4E30"/>
    <w:rsid w:val="00EF4E51"/>
    <w:rsid w:val="00EF5966"/>
    <w:rsid w:val="00EF5C7F"/>
    <w:rsid w:val="00EF6048"/>
    <w:rsid w:val="00EF6319"/>
    <w:rsid w:val="00EF63A1"/>
    <w:rsid w:val="00F02033"/>
    <w:rsid w:val="00F02A52"/>
    <w:rsid w:val="00F05829"/>
    <w:rsid w:val="00F072FF"/>
    <w:rsid w:val="00F11CE4"/>
    <w:rsid w:val="00F14618"/>
    <w:rsid w:val="00F15862"/>
    <w:rsid w:val="00F15BDB"/>
    <w:rsid w:val="00F165F9"/>
    <w:rsid w:val="00F167D2"/>
    <w:rsid w:val="00F16CD2"/>
    <w:rsid w:val="00F217F8"/>
    <w:rsid w:val="00F21832"/>
    <w:rsid w:val="00F230EE"/>
    <w:rsid w:val="00F2340A"/>
    <w:rsid w:val="00F264BF"/>
    <w:rsid w:val="00F316F8"/>
    <w:rsid w:val="00F37A56"/>
    <w:rsid w:val="00F40D30"/>
    <w:rsid w:val="00F4100A"/>
    <w:rsid w:val="00F438A8"/>
    <w:rsid w:val="00F45022"/>
    <w:rsid w:val="00F45A0C"/>
    <w:rsid w:val="00F50184"/>
    <w:rsid w:val="00F52ED3"/>
    <w:rsid w:val="00F53C37"/>
    <w:rsid w:val="00F542BE"/>
    <w:rsid w:val="00F55986"/>
    <w:rsid w:val="00F60F88"/>
    <w:rsid w:val="00F62E41"/>
    <w:rsid w:val="00F640F2"/>
    <w:rsid w:val="00F70846"/>
    <w:rsid w:val="00F71552"/>
    <w:rsid w:val="00F71BA5"/>
    <w:rsid w:val="00F71EA9"/>
    <w:rsid w:val="00F72661"/>
    <w:rsid w:val="00F743BE"/>
    <w:rsid w:val="00F7587B"/>
    <w:rsid w:val="00F77371"/>
    <w:rsid w:val="00F802A6"/>
    <w:rsid w:val="00F81AD3"/>
    <w:rsid w:val="00F84CF9"/>
    <w:rsid w:val="00F8514F"/>
    <w:rsid w:val="00F87291"/>
    <w:rsid w:val="00F9042B"/>
    <w:rsid w:val="00F90D9C"/>
    <w:rsid w:val="00F9642E"/>
    <w:rsid w:val="00F97A31"/>
    <w:rsid w:val="00FA41AA"/>
    <w:rsid w:val="00FB0018"/>
    <w:rsid w:val="00FB0470"/>
    <w:rsid w:val="00FB14A8"/>
    <w:rsid w:val="00FB509E"/>
    <w:rsid w:val="00FB74C0"/>
    <w:rsid w:val="00FC0890"/>
    <w:rsid w:val="00FC1B37"/>
    <w:rsid w:val="00FC2638"/>
    <w:rsid w:val="00FC2DF7"/>
    <w:rsid w:val="00FC33F6"/>
    <w:rsid w:val="00FC4104"/>
    <w:rsid w:val="00FC5989"/>
    <w:rsid w:val="00FC5DD6"/>
    <w:rsid w:val="00FD1DB3"/>
    <w:rsid w:val="00FD596F"/>
    <w:rsid w:val="00FD5B6E"/>
    <w:rsid w:val="00FD60AA"/>
    <w:rsid w:val="00FE06B6"/>
    <w:rsid w:val="00FE0F1A"/>
    <w:rsid w:val="00FE3DC2"/>
    <w:rsid w:val="00FE3F08"/>
    <w:rsid w:val="00FE423C"/>
    <w:rsid w:val="00FE68E5"/>
    <w:rsid w:val="00FE7FF2"/>
    <w:rsid w:val="00FF02C7"/>
    <w:rsid w:val="00FF0611"/>
    <w:rsid w:val="00FF0D52"/>
    <w:rsid w:val="00FF366C"/>
    <w:rsid w:val="00FF3E95"/>
    <w:rsid w:val="00FF3EDF"/>
    <w:rsid w:val="00FF42A7"/>
    <w:rsid w:val="00FF70DA"/>
    <w:rsid w:val="01098B40"/>
    <w:rsid w:val="0258625F"/>
    <w:rsid w:val="0355752D"/>
    <w:rsid w:val="03912F02"/>
    <w:rsid w:val="05DFC3E0"/>
    <w:rsid w:val="0725D439"/>
    <w:rsid w:val="09ABBC06"/>
    <w:rsid w:val="0BB14F2A"/>
    <w:rsid w:val="0CB3354C"/>
    <w:rsid w:val="0D232A60"/>
    <w:rsid w:val="0EADB6CB"/>
    <w:rsid w:val="0EB21B08"/>
    <w:rsid w:val="0FB7DA88"/>
    <w:rsid w:val="1299415C"/>
    <w:rsid w:val="13D05492"/>
    <w:rsid w:val="147CEA42"/>
    <w:rsid w:val="1552D439"/>
    <w:rsid w:val="15ED5E65"/>
    <w:rsid w:val="16803937"/>
    <w:rsid w:val="16A80FBA"/>
    <w:rsid w:val="1BBBF85D"/>
    <w:rsid w:val="1C29741B"/>
    <w:rsid w:val="1EA1351B"/>
    <w:rsid w:val="1EF33F97"/>
    <w:rsid w:val="1F710B97"/>
    <w:rsid w:val="21FFB1E8"/>
    <w:rsid w:val="25AEEFD6"/>
    <w:rsid w:val="25EB585B"/>
    <w:rsid w:val="2649BA73"/>
    <w:rsid w:val="26FC4DB9"/>
    <w:rsid w:val="27839D8E"/>
    <w:rsid w:val="27EC0656"/>
    <w:rsid w:val="332F0160"/>
    <w:rsid w:val="34114C6D"/>
    <w:rsid w:val="35D5FCA7"/>
    <w:rsid w:val="3612A4A9"/>
    <w:rsid w:val="36292810"/>
    <w:rsid w:val="365E8842"/>
    <w:rsid w:val="36CBA68B"/>
    <w:rsid w:val="3738F2D4"/>
    <w:rsid w:val="375B13F2"/>
    <w:rsid w:val="382D070E"/>
    <w:rsid w:val="39C6B57A"/>
    <w:rsid w:val="3BD18AFB"/>
    <w:rsid w:val="3CC764CB"/>
    <w:rsid w:val="4449B517"/>
    <w:rsid w:val="462DDB4E"/>
    <w:rsid w:val="4760C3E8"/>
    <w:rsid w:val="4AD88ACB"/>
    <w:rsid w:val="4CBA7578"/>
    <w:rsid w:val="50B5001B"/>
    <w:rsid w:val="50CD4DCA"/>
    <w:rsid w:val="520D4AC6"/>
    <w:rsid w:val="56C82CFA"/>
    <w:rsid w:val="5C572BFA"/>
    <w:rsid w:val="65C5F3B5"/>
    <w:rsid w:val="689D8D83"/>
    <w:rsid w:val="6B73C28E"/>
    <w:rsid w:val="6D769565"/>
    <w:rsid w:val="6FBC9A39"/>
    <w:rsid w:val="71F17D38"/>
    <w:rsid w:val="72FE3B2B"/>
    <w:rsid w:val="75965F1B"/>
    <w:rsid w:val="76D05C7F"/>
    <w:rsid w:val="78981024"/>
    <w:rsid w:val="79990C4D"/>
    <w:rsid w:val="7A42343D"/>
    <w:rsid w:val="7B646B81"/>
    <w:rsid w:val="7BCD1734"/>
    <w:rsid w:val="7D450692"/>
    <w:rsid w:val="7F52CED2"/>
    <w:rsid w:val="7FFA6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2BA0ED"/>
  <w15:chartTrackingRefBased/>
  <w15:docId w15:val="{1C91B3C3-AC8B-420F-999A-86DB85C73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96F"/>
    <w:rPr>
      <w:rFonts w:eastAsiaTheme="majorEastAsia" w:cstheme="majorBidi"/>
      <w:color w:val="272727" w:themeColor="text1" w:themeTint="D8"/>
    </w:rPr>
  </w:style>
  <w:style w:type="paragraph" w:styleId="Title">
    <w:name w:val="Title"/>
    <w:basedOn w:val="Normal"/>
    <w:next w:val="Normal"/>
    <w:link w:val="TitleChar"/>
    <w:uiPriority w:val="10"/>
    <w:qFormat/>
    <w:rsid w:val="00FD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96F"/>
    <w:pPr>
      <w:spacing w:before="160"/>
      <w:jc w:val="center"/>
    </w:pPr>
    <w:rPr>
      <w:i/>
      <w:iCs/>
      <w:color w:val="404040" w:themeColor="text1" w:themeTint="BF"/>
    </w:rPr>
  </w:style>
  <w:style w:type="character" w:customStyle="1" w:styleId="QuoteChar">
    <w:name w:val="Quote Char"/>
    <w:basedOn w:val="DefaultParagraphFont"/>
    <w:link w:val="Quote"/>
    <w:uiPriority w:val="29"/>
    <w:rsid w:val="00FD596F"/>
    <w:rPr>
      <w:i/>
      <w:iCs/>
      <w:color w:val="404040" w:themeColor="text1" w:themeTint="BF"/>
    </w:rPr>
  </w:style>
  <w:style w:type="paragraph" w:styleId="ListParagraph">
    <w:name w:val="List Paragraph"/>
    <w:basedOn w:val="Normal"/>
    <w:uiPriority w:val="34"/>
    <w:qFormat/>
    <w:rsid w:val="00FD596F"/>
    <w:pPr>
      <w:ind w:left="720"/>
      <w:contextualSpacing/>
    </w:pPr>
  </w:style>
  <w:style w:type="character" w:styleId="IntenseEmphasis">
    <w:name w:val="Intense Emphasis"/>
    <w:basedOn w:val="DefaultParagraphFont"/>
    <w:uiPriority w:val="21"/>
    <w:qFormat/>
    <w:rsid w:val="00FD596F"/>
    <w:rPr>
      <w:i/>
      <w:iCs/>
      <w:color w:val="0F4761" w:themeColor="accent1" w:themeShade="BF"/>
    </w:rPr>
  </w:style>
  <w:style w:type="paragraph" w:styleId="IntenseQuote">
    <w:name w:val="Intense Quote"/>
    <w:basedOn w:val="Normal"/>
    <w:next w:val="Normal"/>
    <w:link w:val="IntenseQuoteChar"/>
    <w:uiPriority w:val="30"/>
    <w:qFormat/>
    <w:rsid w:val="00FD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96F"/>
    <w:rPr>
      <w:i/>
      <w:iCs/>
      <w:color w:val="0F4761" w:themeColor="accent1" w:themeShade="BF"/>
    </w:rPr>
  </w:style>
  <w:style w:type="character" w:styleId="IntenseReference">
    <w:name w:val="Intense Reference"/>
    <w:basedOn w:val="DefaultParagraphFont"/>
    <w:uiPriority w:val="32"/>
    <w:qFormat/>
    <w:rsid w:val="00FD596F"/>
    <w:rPr>
      <w:b/>
      <w:bCs/>
      <w:smallCaps/>
      <w:color w:val="0F4761" w:themeColor="accent1" w:themeShade="BF"/>
      <w:spacing w:val="5"/>
    </w:rPr>
  </w:style>
  <w:style w:type="table" w:styleId="PlainTable3">
    <w:name w:val="Plain Table 3"/>
    <w:basedOn w:val="TableNormal"/>
    <w:uiPriority w:val="43"/>
    <w:rsid w:val="00EB50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352B24"/>
    <w:pPr>
      <w:spacing w:before="120" w:after="280" w:line="240" w:lineRule="auto"/>
    </w:pPr>
    <w:rPr>
      <w:rFonts w:eastAsiaTheme="minorEastAsia"/>
      <w:b/>
      <w:bCs/>
      <w:smallCaps/>
      <w:color w:val="0E2841" w:themeColor="text2"/>
      <w:kern w:val="0"/>
      <w:sz w:val="22"/>
      <w:szCs w:val="22"/>
      <w:lang w:eastAsia="zh-CN"/>
    </w:rPr>
  </w:style>
  <w:style w:type="character" w:styleId="CommentReference">
    <w:name w:val="annotation reference"/>
    <w:basedOn w:val="DefaultParagraphFont"/>
    <w:uiPriority w:val="99"/>
    <w:semiHidden/>
    <w:unhideWhenUsed/>
    <w:rsid w:val="00415620"/>
    <w:rPr>
      <w:sz w:val="16"/>
      <w:szCs w:val="16"/>
    </w:rPr>
  </w:style>
  <w:style w:type="paragraph" w:styleId="CommentText">
    <w:name w:val="annotation text"/>
    <w:basedOn w:val="Normal"/>
    <w:link w:val="CommentTextChar"/>
    <w:uiPriority w:val="99"/>
    <w:unhideWhenUsed/>
    <w:rsid w:val="00415620"/>
    <w:pPr>
      <w:spacing w:before="120" w:after="280" w:line="240" w:lineRule="auto"/>
    </w:pPr>
    <w:rPr>
      <w:rFonts w:eastAsiaTheme="minorEastAsia"/>
      <w:kern w:val="0"/>
      <w:sz w:val="20"/>
      <w:szCs w:val="20"/>
      <w:lang w:eastAsia="zh-CN"/>
    </w:rPr>
  </w:style>
  <w:style w:type="character" w:customStyle="1" w:styleId="CommentTextChar">
    <w:name w:val="Comment Text Char"/>
    <w:basedOn w:val="DefaultParagraphFont"/>
    <w:link w:val="CommentText"/>
    <w:uiPriority w:val="99"/>
    <w:rsid w:val="00415620"/>
    <w:rPr>
      <w:rFonts w:eastAsiaTheme="minorEastAsia"/>
      <w:kern w:val="0"/>
      <w:sz w:val="20"/>
      <w:szCs w:val="20"/>
      <w:lang w:eastAsia="zh-CN"/>
    </w:rPr>
  </w:style>
  <w:style w:type="table" w:styleId="GridTable1Light">
    <w:name w:val="Grid Table 1 Light"/>
    <w:basedOn w:val="TableNormal"/>
    <w:uiPriority w:val="46"/>
    <w:rsid w:val="00514D02"/>
    <w:pPr>
      <w:spacing w:after="0" w:line="240" w:lineRule="auto"/>
    </w:pPr>
    <w:rPr>
      <w:rFonts w:eastAsiaTheme="minorEastAsia"/>
      <w:kern w:val="0"/>
      <w:sz w:val="22"/>
      <w:szCs w:val="22"/>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F70846"/>
    <w:pPr>
      <w:spacing w:after="0" w:line="240" w:lineRule="auto"/>
    </w:pPr>
    <w:rPr>
      <w:rFonts w:eastAsiaTheme="minorEastAsia"/>
      <w:kern w:val="0"/>
      <w:sz w:val="22"/>
      <w:szCs w:val="22"/>
      <w:lang w:eastAsia="zh-CN"/>
    </w:rPr>
  </w:style>
  <w:style w:type="table" w:styleId="PlainTable5">
    <w:name w:val="Plain Table 5"/>
    <w:basedOn w:val="TableNormal"/>
    <w:uiPriority w:val="45"/>
    <w:rsid w:val="00681C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F37A56"/>
    <w:pPr>
      <w:spacing w:after="0" w:line="240" w:lineRule="auto"/>
    </w:pPr>
    <w:rPr>
      <w:rFonts w:eastAsiaTheme="minorEastAsia"/>
      <w:kern w:val="0"/>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DF207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DF2076"/>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6Colorful-Accent1">
    <w:name w:val="Grid Table 6 Colorful Accent 1"/>
    <w:basedOn w:val="TableNormal"/>
    <w:uiPriority w:val="51"/>
    <w:rsid w:val="004217B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EndNoteBibliographyTitle">
    <w:name w:val="EndNote Bibliography Title"/>
    <w:basedOn w:val="Normal"/>
    <w:link w:val="EndNoteBibliographyTitleChar"/>
    <w:rsid w:val="00BA1317"/>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BA1317"/>
    <w:rPr>
      <w:rFonts w:ascii="Aptos" w:hAnsi="Aptos"/>
      <w:noProof/>
    </w:rPr>
  </w:style>
  <w:style w:type="paragraph" w:customStyle="1" w:styleId="EndNoteBibliography">
    <w:name w:val="EndNote Bibliography"/>
    <w:basedOn w:val="Normal"/>
    <w:link w:val="EndNoteBibliographyChar"/>
    <w:rsid w:val="00BA1317"/>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BA1317"/>
    <w:rPr>
      <w:rFonts w:ascii="Aptos" w:hAnsi="Aptos"/>
      <w:noProof/>
    </w:rPr>
  </w:style>
  <w:style w:type="character" w:styleId="Hyperlink">
    <w:name w:val="Hyperlink"/>
    <w:basedOn w:val="DefaultParagraphFont"/>
    <w:uiPriority w:val="99"/>
    <w:unhideWhenUsed/>
    <w:rsid w:val="007E4E7B"/>
    <w:rPr>
      <w:color w:val="467886" w:themeColor="hyperlink"/>
      <w:u w:val="single"/>
    </w:rPr>
  </w:style>
  <w:style w:type="character" w:styleId="UnresolvedMention">
    <w:name w:val="Unresolved Mention"/>
    <w:basedOn w:val="DefaultParagraphFont"/>
    <w:uiPriority w:val="99"/>
    <w:semiHidden/>
    <w:unhideWhenUsed/>
    <w:rsid w:val="007E4E7B"/>
    <w:rPr>
      <w:color w:val="605E5C"/>
      <w:shd w:val="clear" w:color="auto" w:fill="E1DFDD"/>
    </w:rPr>
  </w:style>
  <w:style w:type="paragraph" w:styleId="Revision">
    <w:name w:val="Revision"/>
    <w:hidden/>
    <w:uiPriority w:val="99"/>
    <w:semiHidden/>
    <w:rsid w:val="0042560A"/>
    <w:pPr>
      <w:spacing w:after="0" w:line="240" w:lineRule="auto"/>
    </w:pPr>
  </w:style>
  <w:style w:type="paragraph" w:styleId="CommentSubject">
    <w:name w:val="annotation subject"/>
    <w:basedOn w:val="CommentText"/>
    <w:next w:val="CommentText"/>
    <w:link w:val="CommentSubjectChar"/>
    <w:uiPriority w:val="99"/>
    <w:semiHidden/>
    <w:unhideWhenUsed/>
    <w:rsid w:val="00CA2BB4"/>
    <w:pPr>
      <w:spacing w:before="0" w:after="160"/>
    </w:pPr>
    <w:rPr>
      <w:rFonts w:eastAsiaTheme="minorHAnsi"/>
      <w:b/>
      <w:bCs/>
      <w:kern w:val="2"/>
      <w:lang w:eastAsia="en-US"/>
    </w:rPr>
  </w:style>
  <w:style w:type="character" w:customStyle="1" w:styleId="CommentSubjectChar">
    <w:name w:val="Comment Subject Char"/>
    <w:basedOn w:val="CommentTextChar"/>
    <w:link w:val="CommentSubject"/>
    <w:uiPriority w:val="99"/>
    <w:semiHidden/>
    <w:rsid w:val="00CA2BB4"/>
    <w:rPr>
      <w:rFonts w:eastAsiaTheme="minorEastAsia"/>
      <w:b/>
      <w:bCs/>
      <w:kern w:val="0"/>
      <w:sz w:val="20"/>
      <w:szCs w:val="20"/>
      <w:lang w:eastAsia="zh-CN"/>
    </w:rPr>
  </w:style>
  <w:style w:type="character" w:styleId="Mention">
    <w:name w:val="Mention"/>
    <w:basedOn w:val="DefaultParagraphFont"/>
    <w:uiPriority w:val="99"/>
    <w:unhideWhenUsed/>
    <w:rsid w:val="00404B56"/>
    <w:rPr>
      <w:color w:val="2B579A"/>
      <w:shd w:val="clear" w:color="auto" w:fill="E1DFDD"/>
    </w:rPr>
  </w:style>
  <w:style w:type="character" w:styleId="FollowedHyperlink">
    <w:name w:val="FollowedHyperlink"/>
    <w:basedOn w:val="DefaultParagraphFont"/>
    <w:uiPriority w:val="99"/>
    <w:semiHidden/>
    <w:unhideWhenUsed/>
    <w:rsid w:val="00A36625"/>
    <w:rPr>
      <w:color w:val="96607D" w:themeColor="followedHyperlink"/>
      <w:u w:val="single"/>
    </w:rPr>
  </w:style>
  <w:style w:type="table" w:styleId="PlainTable2">
    <w:name w:val="Plain Table 2"/>
    <w:basedOn w:val="TableNormal"/>
    <w:uiPriority w:val="42"/>
    <w:rsid w:val="009608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F46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D87E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7193">
      <w:bodyDiv w:val="1"/>
      <w:marLeft w:val="0"/>
      <w:marRight w:val="0"/>
      <w:marTop w:val="0"/>
      <w:marBottom w:val="0"/>
      <w:divBdr>
        <w:top w:val="none" w:sz="0" w:space="0" w:color="auto"/>
        <w:left w:val="none" w:sz="0" w:space="0" w:color="auto"/>
        <w:bottom w:val="none" w:sz="0" w:space="0" w:color="auto"/>
        <w:right w:val="none" w:sz="0" w:space="0" w:color="auto"/>
      </w:divBdr>
    </w:div>
    <w:div w:id="31856265">
      <w:bodyDiv w:val="1"/>
      <w:marLeft w:val="0"/>
      <w:marRight w:val="0"/>
      <w:marTop w:val="0"/>
      <w:marBottom w:val="0"/>
      <w:divBdr>
        <w:top w:val="none" w:sz="0" w:space="0" w:color="auto"/>
        <w:left w:val="none" w:sz="0" w:space="0" w:color="auto"/>
        <w:bottom w:val="none" w:sz="0" w:space="0" w:color="auto"/>
        <w:right w:val="none" w:sz="0" w:space="0" w:color="auto"/>
      </w:divBdr>
    </w:div>
    <w:div w:id="53281877">
      <w:bodyDiv w:val="1"/>
      <w:marLeft w:val="0"/>
      <w:marRight w:val="0"/>
      <w:marTop w:val="0"/>
      <w:marBottom w:val="0"/>
      <w:divBdr>
        <w:top w:val="none" w:sz="0" w:space="0" w:color="auto"/>
        <w:left w:val="none" w:sz="0" w:space="0" w:color="auto"/>
        <w:bottom w:val="none" w:sz="0" w:space="0" w:color="auto"/>
        <w:right w:val="none" w:sz="0" w:space="0" w:color="auto"/>
      </w:divBdr>
    </w:div>
    <w:div w:id="72633318">
      <w:bodyDiv w:val="1"/>
      <w:marLeft w:val="0"/>
      <w:marRight w:val="0"/>
      <w:marTop w:val="0"/>
      <w:marBottom w:val="0"/>
      <w:divBdr>
        <w:top w:val="none" w:sz="0" w:space="0" w:color="auto"/>
        <w:left w:val="none" w:sz="0" w:space="0" w:color="auto"/>
        <w:bottom w:val="none" w:sz="0" w:space="0" w:color="auto"/>
        <w:right w:val="none" w:sz="0" w:space="0" w:color="auto"/>
      </w:divBdr>
    </w:div>
    <w:div w:id="83302890">
      <w:bodyDiv w:val="1"/>
      <w:marLeft w:val="0"/>
      <w:marRight w:val="0"/>
      <w:marTop w:val="0"/>
      <w:marBottom w:val="0"/>
      <w:divBdr>
        <w:top w:val="none" w:sz="0" w:space="0" w:color="auto"/>
        <w:left w:val="none" w:sz="0" w:space="0" w:color="auto"/>
        <w:bottom w:val="none" w:sz="0" w:space="0" w:color="auto"/>
        <w:right w:val="none" w:sz="0" w:space="0" w:color="auto"/>
      </w:divBdr>
    </w:div>
    <w:div w:id="123161788">
      <w:bodyDiv w:val="1"/>
      <w:marLeft w:val="0"/>
      <w:marRight w:val="0"/>
      <w:marTop w:val="0"/>
      <w:marBottom w:val="0"/>
      <w:divBdr>
        <w:top w:val="none" w:sz="0" w:space="0" w:color="auto"/>
        <w:left w:val="none" w:sz="0" w:space="0" w:color="auto"/>
        <w:bottom w:val="none" w:sz="0" w:space="0" w:color="auto"/>
        <w:right w:val="none" w:sz="0" w:space="0" w:color="auto"/>
      </w:divBdr>
      <w:divsChild>
        <w:div w:id="1947424234">
          <w:marLeft w:val="0"/>
          <w:marRight w:val="0"/>
          <w:marTop w:val="0"/>
          <w:marBottom w:val="0"/>
          <w:divBdr>
            <w:top w:val="none" w:sz="0" w:space="0" w:color="auto"/>
            <w:left w:val="none" w:sz="0" w:space="0" w:color="auto"/>
            <w:bottom w:val="none" w:sz="0" w:space="0" w:color="auto"/>
            <w:right w:val="none" w:sz="0" w:space="0" w:color="auto"/>
          </w:divBdr>
          <w:divsChild>
            <w:div w:id="663823279">
              <w:marLeft w:val="0"/>
              <w:marRight w:val="0"/>
              <w:marTop w:val="0"/>
              <w:marBottom w:val="0"/>
              <w:divBdr>
                <w:top w:val="none" w:sz="0" w:space="0" w:color="auto"/>
                <w:left w:val="none" w:sz="0" w:space="0" w:color="auto"/>
                <w:bottom w:val="none" w:sz="0" w:space="0" w:color="auto"/>
                <w:right w:val="none" w:sz="0" w:space="0" w:color="auto"/>
              </w:divBdr>
            </w:div>
            <w:div w:id="20991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725">
      <w:bodyDiv w:val="1"/>
      <w:marLeft w:val="0"/>
      <w:marRight w:val="0"/>
      <w:marTop w:val="0"/>
      <w:marBottom w:val="0"/>
      <w:divBdr>
        <w:top w:val="none" w:sz="0" w:space="0" w:color="auto"/>
        <w:left w:val="none" w:sz="0" w:space="0" w:color="auto"/>
        <w:bottom w:val="none" w:sz="0" w:space="0" w:color="auto"/>
        <w:right w:val="none" w:sz="0" w:space="0" w:color="auto"/>
      </w:divBdr>
    </w:div>
    <w:div w:id="189491675">
      <w:bodyDiv w:val="1"/>
      <w:marLeft w:val="0"/>
      <w:marRight w:val="0"/>
      <w:marTop w:val="0"/>
      <w:marBottom w:val="0"/>
      <w:divBdr>
        <w:top w:val="none" w:sz="0" w:space="0" w:color="auto"/>
        <w:left w:val="none" w:sz="0" w:space="0" w:color="auto"/>
        <w:bottom w:val="none" w:sz="0" w:space="0" w:color="auto"/>
        <w:right w:val="none" w:sz="0" w:space="0" w:color="auto"/>
      </w:divBdr>
    </w:div>
    <w:div w:id="244993341">
      <w:bodyDiv w:val="1"/>
      <w:marLeft w:val="0"/>
      <w:marRight w:val="0"/>
      <w:marTop w:val="0"/>
      <w:marBottom w:val="0"/>
      <w:divBdr>
        <w:top w:val="none" w:sz="0" w:space="0" w:color="auto"/>
        <w:left w:val="none" w:sz="0" w:space="0" w:color="auto"/>
        <w:bottom w:val="none" w:sz="0" w:space="0" w:color="auto"/>
        <w:right w:val="none" w:sz="0" w:space="0" w:color="auto"/>
      </w:divBdr>
    </w:div>
    <w:div w:id="249849022">
      <w:bodyDiv w:val="1"/>
      <w:marLeft w:val="0"/>
      <w:marRight w:val="0"/>
      <w:marTop w:val="0"/>
      <w:marBottom w:val="0"/>
      <w:divBdr>
        <w:top w:val="none" w:sz="0" w:space="0" w:color="auto"/>
        <w:left w:val="none" w:sz="0" w:space="0" w:color="auto"/>
        <w:bottom w:val="none" w:sz="0" w:space="0" w:color="auto"/>
        <w:right w:val="none" w:sz="0" w:space="0" w:color="auto"/>
      </w:divBdr>
    </w:div>
    <w:div w:id="310789345">
      <w:bodyDiv w:val="1"/>
      <w:marLeft w:val="0"/>
      <w:marRight w:val="0"/>
      <w:marTop w:val="0"/>
      <w:marBottom w:val="0"/>
      <w:divBdr>
        <w:top w:val="none" w:sz="0" w:space="0" w:color="auto"/>
        <w:left w:val="none" w:sz="0" w:space="0" w:color="auto"/>
        <w:bottom w:val="none" w:sz="0" w:space="0" w:color="auto"/>
        <w:right w:val="none" w:sz="0" w:space="0" w:color="auto"/>
      </w:divBdr>
      <w:divsChild>
        <w:div w:id="52837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463026">
      <w:bodyDiv w:val="1"/>
      <w:marLeft w:val="0"/>
      <w:marRight w:val="0"/>
      <w:marTop w:val="0"/>
      <w:marBottom w:val="0"/>
      <w:divBdr>
        <w:top w:val="none" w:sz="0" w:space="0" w:color="auto"/>
        <w:left w:val="none" w:sz="0" w:space="0" w:color="auto"/>
        <w:bottom w:val="none" w:sz="0" w:space="0" w:color="auto"/>
        <w:right w:val="none" w:sz="0" w:space="0" w:color="auto"/>
      </w:divBdr>
    </w:div>
    <w:div w:id="331370429">
      <w:bodyDiv w:val="1"/>
      <w:marLeft w:val="0"/>
      <w:marRight w:val="0"/>
      <w:marTop w:val="0"/>
      <w:marBottom w:val="0"/>
      <w:divBdr>
        <w:top w:val="none" w:sz="0" w:space="0" w:color="auto"/>
        <w:left w:val="none" w:sz="0" w:space="0" w:color="auto"/>
        <w:bottom w:val="none" w:sz="0" w:space="0" w:color="auto"/>
        <w:right w:val="none" w:sz="0" w:space="0" w:color="auto"/>
      </w:divBdr>
    </w:div>
    <w:div w:id="335885319">
      <w:bodyDiv w:val="1"/>
      <w:marLeft w:val="0"/>
      <w:marRight w:val="0"/>
      <w:marTop w:val="0"/>
      <w:marBottom w:val="0"/>
      <w:divBdr>
        <w:top w:val="none" w:sz="0" w:space="0" w:color="auto"/>
        <w:left w:val="none" w:sz="0" w:space="0" w:color="auto"/>
        <w:bottom w:val="none" w:sz="0" w:space="0" w:color="auto"/>
        <w:right w:val="none" w:sz="0" w:space="0" w:color="auto"/>
      </w:divBdr>
    </w:div>
    <w:div w:id="380449134">
      <w:bodyDiv w:val="1"/>
      <w:marLeft w:val="0"/>
      <w:marRight w:val="0"/>
      <w:marTop w:val="0"/>
      <w:marBottom w:val="0"/>
      <w:divBdr>
        <w:top w:val="none" w:sz="0" w:space="0" w:color="auto"/>
        <w:left w:val="none" w:sz="0" w:space="0" w:color="auto"/>
        <w:bottom w:val="none" w:sz="0" w:space="0" w:color="auto"/>
        <w:right w:val="none" w:sz="0" w:space="0" w:color="auto"/>
      </w:divBdr>
      <w:divsChild>
        <w:div w:id="928461744">
          <w:marLeft w:val="0"/>
          <w:marRight w:val="0"/>
          <w:marTop w:val="0"/>
          <w:marBottom w:val="0"/>
          <w:divBdr>
            <w:top w:val="none" w:sz="0" w:space="0" w:color="auto"/>
            <w:left w:val="none" w:sz="0" w:space="0" w:color="auto"/>
            <w:bottom w:val="none" w:sz="0" w:space="0" w:color="auto"/>
            <w:right w:val="none" w:sz="0" w:space="0" w:color="auto"/>
          </w:divBdr>
        </w:div>
        <w:div w:id="1271006643">
          <w:marLeft w:val="0"/>
          <w:marRight w:val="0"/>
          <w:marTop w:val="0"/>
          <w:marBottom w:val="0"/>
          <w:divBdr>
            <w:top w:val="none" w:sz="0" w:space="0" w:color="auto"/>
            <w:left w:val="none" w:sz="0" w:space="0" w:color="auto"/>
            <w:bottom w:val="none" w:sz="0" w:space="0" w:color="auto"/>
            <w:right w:val="none" w:sz="0" w:space="0" w:color="auto"/>
          </w:divBdr>
        </w:div>
        <w:div w:id="2121799138">
          <w:marLeft w:val="0"/>
          <w:marRight w:val="0"/>
          <w:marTop w:val="0"/>
          <w:marBottom w:val="0"/>
          <w:divBdr>
            <w:top w:val="none" w:sz="0" w:space="0" w:color="auto"/>
            <w:left w:val="none" w:sz="0" w:space="0" w:color="auto"/>
            <w:bottom w:val="none" w:sz="0" w:space="0" w:color="auto"/>
            <w:right w:val="none" w:sz="0" w:space="0" w:color="auto"/>
          </w:divBdr>
        </w:div>
      </w:divsChild>
    </w:div>
    <w:div w:id="384722209">
      <w:bodyDiv w:val="1"/>
      <w:marLeft w:val="0"/>
      <w:marRight w:val="0"/>
      <w:marTop w:val="0"/>
      <w:marBottom w:val="0"/>
      <w:divBdr>
        <w:top w:val="none" w:sz="0" w:space="0" w:color="auto"/>
        <w:left w:val="none" w:sz="0" w:space="0" w:color="auto"/>
        <w:bottom w:val="none" w:sz="0" w:space="0" w:color="auto"/>
        <w:right w:val="none" w:sz="0" w:space="0" w:color="auto"/>
      </w:divBdr>
    </w:div>
    <w:div w:id="425347670">
      <w:bodyDiv w:val="1"/>
      <w:marLeft w:val="0"/>
      <w:marRight w:val="0"/>
      <w:marTop w:val="0"/>
      <w:marBottom w:val="0"/>
      <w:divBdr>
        <w:top w:val="none" w:sz="0" w:space="0" w:color="auto"/>
        <w:left w:val="none" w:sz="0" w:space="0" w:color="auto"/>
        <w:bottom w:val="none" w:sz="0" w:space="0" w:color="auto"/>
        <w:right w:val="none" w:sz="0" w:space="0" w:color="auto"/>
      </w:divBdr>
    </w:div>
    <w:div w:id="476147661">
      <w:bodyDiv w:val="1"/>
      <w:marLeft w:val="0"/>
      <w:marRight w:val="0"/>
      <w:marTop w:val="0"/>
      <w:marBottom w:val="0"/>
      <w:divBdr>
        <w:top w:val="none" w:sz="0" w:space="0" w:color="auto"/>
        <w:left w:val="none" w:sz="0" w:space="0" w:color="auto"/>
        <w:bottom w:val="none" w:sz="0" w:space="0" w:color="auto"/>
        <w:right w:val="none" w:sz="0" w:space="0" w:color="auto"/>
      </w:divBdr>
    </w:div>
    <w:div w:id="496961310">
      <w:bodyDiv w:val="1"/>
      <w:marLeft w:val="0"/>
      <w:marRight w:val="0"/>
      <w:marTop w:val="0"/>
      <w:marBottom w:val="0"/>
      <w:divBdr>
        <w:top w:val="none" w:sz="0" w:space="0" w:color="auto"/>
        <w:left w:val="none" w:sz="0" w:space="0" w:color="auto"/>
        <w:bottom w:val="none" w:sz="0" w:space="0" w:color="auto"/>
        <w:right w:val="none" w:sz="0" w:space="0" w:color="auto"/>
      </w:divBdr>
    </w:div>
    <w:div w:id="509485648">
      <w:bodyDiv w:val="1"/>
      <w:marLeft w:val="0"/>
      <w:marRight w:val="0"/>
      <w:marTop w:val="0"/>
      <w:marBottom w:val="0"/>
      <w:divBdr>
        <w:top w:val="none" w:sz="0" w:space="0" w:color="auto"/>
        <w:left w:val="none" w:sz="0" w:space="0" w:color="auto"/>
        <w:bottom w:val="none" w:sz="0" w:space="0" w:color="auto"/>
        <w:right w:val="none" w:sz="0" w:space="0" w:color="auto"/>
      </w:divBdr>
    </w:div>
    <w:div w:id="524565878">
      <w:bodyDiv w:val="1"/>
      <w:marLeft w:val="0"/>
      <w:marRight w:val="0"/>
      <w:marTop w:val="0"/>
      <w:marBottom w:val="0"/>
      <w:divBdr>
        <w:top w:val="none" w:sz="0" w:space="0" w:color="auto"/>
        <w:left w:val="none" w:sz="0" w:space="0" w:color="auto"/>
        <w:bottom w:val="none" w:sz="0" w:space="0" w:color="auto"/>
        <w:right w:val="none" w:sz="0" w:space="0" w:color="auto"/>
      </w:divBdr>
    </w:div>
    <w:div w:id="533201767">
      <w:bodyDiv w:val="1"/>
      <w:marLeft w:val="0"/>
      <w:marRight w:val="0"/>
      <w:marTop w:val="0"/>
      <w:marBottom w:val="0"/>
      <w:divBdr>
        <w:top w:val="none" w:sz="0" w:space="0" w:color="auto"/>
        <w:left w:val="none" w:sz="0" w:space="0" w:color="auto"/>
        <w:bottom w:val="none" w:sz="0" w:space="0" w:color="auto"/>
        <w:right w:val="none" w:sz="0" w:space="0" w:color="auto"/>
      </w:divBdr>
    </w:div>
    <w:div w:id="547300100">
      <w:bodyDiv w:val="1"/>
      <w:marLeft w:val="0"/>
      <w:marRight w:val="0"/>
      <w:marTop w:val="0"/>
      <w:marBottom w:val="0"/>
      <w:divBdr>
        <w:top w:val="none" w:sz="0" w:space="0" w:color="auto"/>
        <w:left w:val="none" w:sz="0" w:space="0" w:color="auto"/>
        <w:bottom w:val="none" w:sz="0" w:space="0" w:color="auto"/>
        <w:right w:val="none" w:sz="0" w:space="0" w:color="auto"/>
      </w:divBdr>
    </w:div>
    <w:div w:id="583879440">
      <w:bodyDiv w:val="1"/>
      <w:marLeft w:val="0"/>
      <w:marRight w:val="0"/>
      <w:marTop w:val="0"/>
      <w:marBottom w:val="0"/>
      <w:divBdr>
        <w:top w:val="none" w:sz="0" w:space="0" w:color="auto"/>
        <w:left w:val="none" w:sz="0" w:space="0" w:color="auto"/>
        <w:bottom w:val="none" w:sz="0" w:space="0" w:color="auto"/>
        <w:right w:val="none" w:sz="0" w:space="0" w:color="auto"/>
      </w:divBdr>
    </w:div>
    <w:div w:id="628630426">
      <w:bodyDiv w:val="1"/>
      <w:marLeft w:val="0"/>
      <w:marRight w:val="0"/>
      <w:marTop w:val="0"/>
      <w:marBottom w:val="0"/>
      <w:divBdr>
        <w:top w:val="none" w:sz="0" w:space="0" w:color="auto"/>
        <w:left w:val="none" w:sz="0" w:space="0" w:color="auto"/>
        <w:bottom w:val="none" w:sz="0" w:space="0" w:color="auto"/>
        <w:right w:val="none" w:sz="0" w:space="0" w:color="auto"/>
      </w:divBdr>
    </w:div>
    <w:div w:id="669453218">
      <w:bodyDiv w:val="1"/>
      <w:marLeft w:val="0"/>
      <w:marRight w:val="0"/>
      <w:marTop w:val="0"/>
      <w:marBottom w:val="0"/>
      <w:divBdr>
        <w:top w:val="none" w:sz="0" w:space="0" w:color="auto"/>
        <w:left w:val="none" w:sz="0" w:space="0" w:color="auto"/>
        <w:bottom w:val="none" w:sz="0" w:space="0" w:color="auto"/>
        <w:right w:val="none" w:sz="0" w:space="0" w:color="auto"/>
      </w:divBdr>
      <w:divsChild>
        <w:div w:id="555514476">
          <w:marLeft w:val="0"/>
          <w:marRight w:val="0"/>
          <w:marTop w:val="0"/>
          <w:marBottom w:val="0"/>
          <w:divBdr>
            <w:top w:val="none" w:sz="0" w:space="0" w:color="auto"/>
            <w:left w:val="none" w:sz="0" w:space="0" w:color="auto"/>
            <w:bottom w:val="none" w:sz="0" w:space="0" w:color="auto"/>
            <w:right w:val="none" w:sz="0" w:space="0" w:color="auto"/>
          </w:divBdr>
        </w:div>
        <w:div w:id="1138257615">
          <w:marLeft w:val="0"/>
          <w:marRight w:val="0"/>
          <w:marTop w:val="0"/>
          <w:marBottom w:val="0"/>
          <w:divBdr>
            <w:top w:val="none" w:sz="0" w:space="0" w:color="auto"/>
            <w:left w:val="none" w:sz="0" w:space="0" w:color="auto"/>
            <w:bottom w:val="none" w:sz="0" w:space="0" w:color="auto"/>
            <w:right w:val="none" w:sz="0" w:space="0" w:color="auto"/>
          </w:divBdr>
        </w:div>
        <w:div w:id="1456023510">
          <w:marLeft w:val="0"/>
          <w:marRight w:val="0"/>
          <w:marTop w:val="0"/>
          <w:marBottom w:val="0"/>
          <w:divBdr>
            <w:top w:val="none" w:sz="0" w:space="0" w:color="auto"/>
            <w:left w:val="none" w:sz="0" w:space="0" w:color="auto"/>
            <w:bottom w:val="none" w:sz="0" w:space="0" w:color="auto"/>
            <w:right w:val="none" w:sz="0" w:space="0" w:color="auto"/>
          </w:divBdr>
        </w:div>
      </w:divsChild>
    </w:div>
    <w:div w:id="670331783">
      <w:bodyDiv w:val="1"/>
      <w:marLeft w:val="0"/>
      <w:marRight w:val="0"/>
      <w:marTop w:val="0"/>
      <w:marBottom w:val="0"/>
      <w:divBdr>
        <w:top w:val="none" w:sz="0" w:space="0" w:color="auto"/>
        <w:left w:val="none" w:sz="0" w:space="0" w:color="auto"/>
        <w:bottom w:val="none" w:sz="0" w:space="0" w:color="auto"/>
        <w:right w:val="none" w:sz="0" w:space="0" w:color="auto"/>
      </w:divBdr>
    </w:div>
    <w:div w:id="671571433">
      <w:bodyDiv w:val="1"/>
      <w:marLeft w:val="0"/>
      <w:marRight w:val="0"/>
      <w:marTop w:val="0"/>
      <w:marBottom w:val="0"/>
      <w:divBdr>
        <w:top w:val="none" w:sz="0" w:space="0" w:color="auto"/>
        <w:left w:val="none" w:sz="0" w:space="0" w:color="auto"/>
        <w:bottom w:val="none" w:sz="0" w:space="0" w:color="auto"/>
        <w:right w:val="none" w:sz="0" w:space="0" w:color="auto"/>
      </w:divBdr>
    </w:div>
    <w:div w:id="677318990">
      <w:bodyDiv w:val="1"/>
      <w:marLeft w:val="0"/>
      <w:marRight w:val="0"/>
      <w:marTop w:val="0"/>
      <w:marBottom w:val="0"/>
      <w:divBdr>
        <w:top w:val="none" w:sz="0" w:space="0" w:color="auto"/>
        <w:left w:val="none" w:sz="0" w:space="0" w:color="auto"/>
        <w:bottom w:val="none" w:sz="0" w:space="0" w:color="auto"/>
        <w:right w:val="none" w:sz="0" w:space="0" w:color="auto"/>
      </w:divBdr>
    </w:div>
    <w:div w:id="679740394">
      <w:bodyDiv w:val="1"/>
      <w:marLeft w:val="0"/>
      <w:marRight w:val="0"/>
      <w:marTop w:val="0"/>
      <w:marBottom w:val="0"/>
      <w:divBdr>
        <w:top w:val="none" w:sz="0" w:space="0" w:color="auto"/>
        <w:left w:val="none" w:sz="0" w:space="0" w:color="auto"/>
        <w:bottom w:val="none" w:sz="0" w:space="0" w:color="auto"/>
        <w:right w:val="none" w:sz="0" w:space="0" w:color="auto"/>
      </w:divBdr>
      <w:divsChild>
        <w:div w:id="556743392">
          <w:blockQuote w:val="1"/>
          <w:marLeft w:val="720"/>
          <w:marRight w:val="720"/>
          <w:marTop w:val="100"/>
          <w:marBottom w:val="100"/>
          <w:divBdr>
            <w:top w:val="none" w:sz="0" w:space="0" w:color="auto"/>
            <w:left w:val="none" w:sz="0" w:space="0" w:color="auto"/>
            <w:bottom w:val="none" w:sz="0" w:space="0" w:color="auto"/>
            <w:right w:val="none" w:sz="0" w:space="0" w:color="auto"/>
          </w:divBdr>
        </w:div>
        <w:div w:id="992949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810544">
      <w:bodyDiv w:val="1"/>
      <w:marLeft w:val="0"/>
      <w:marRight w:val="0"/>
      <w:marTop w:val="0"/>
      <w:marBottom w:val="0"/>
      <w:divBdr>
        <w:top w:val="none" w:sz="0" w:space="0" w:color="auto"/>
        <w:left w:val="none" w:sz="0" w:space="0" w:color="auto"/>
        <w:bottom w:val="none" w:sz="0" w:space="0" w:color="auto"/>
        <w:right w:val="none" w:sz="0" w:space="0" w:color="auto"/>
      </w:divBdr>
    </w:div>
    <w:div w:id="700515412">
      <w:bodyDiv w:val="1"/>
      <w:marLeft w:val="0"/>
      <w:marRight w:val="0"/>
      <w:marTop w:val="0"/>
      <w:marBottom w:val="0"/>
      <w:divBdr>
        <w:top w:val="none" w:sz="0" w:space="0" w:color="auto"/>
        <w:left w:val="none" w:sz="0" w:space="0" w:color="auto"/>
        <w:bottom w:val="none" w:sz="0" w:space="0" w:color="auto"/>
        <w:right w:val="none" w:sz="0" w:space="0" w:color="auto"/>
      </w:divBdr>
    </w:div>
    <w:div w:id="708577575">
      <w:bodyDiv w:val="1"/>
      <w:marLeft w:val="0"/>
      <w:marRight w:val="0"/>
      <w:marTop w:val="0"/>
      <w:marBottom w:val="0"/>
      <w:divBdr>
        <w:top w:val="none" w:sz="0" w:space="0" w:color="auto"/>
        <w:left w:val="none" w:sz="0" w:space="0" w:color="auto"/>
        <w:bottom w:val="none" w:sz="0" w:space="0" w:color="auto"/>
        <w:right w:val="none" w:sz="0" w:space="0" w:color="auto"/>
      </w:divBdr>
    </w:div>
    <w:div w:id="733816361">
      <w:bodyDiv w:val="1"/>
      <w:marLeft w:val="0"/>
      <w:marRight w:val="0"/>
      <w:marTop w:val="0"/>
      <w:marBottom w:val="0"/>
      <w:divBdr>
        <w:top w:val="none" w:sz="0" w:space="0" w:color="auto"/>
        <w:left w:val="none" w:sz="0" w:space="0" w:color="auto"/>
        <w:bottom w:val="none" w:sz="0" w:space="0" w:color="auto"/>
        <w:right w:val="none" w:sz="0" w:space="0" w:color="auto"/>
      </w:divBdr>
    </w:div>
    <w:div w:id="751775216">
      <w:bodyDiv w:val="1"/>
      <w:marLeft w:val="0"/>
      <w:marRight w:val="0"/>
      <w:marTop w:val="0"/>
      <w:marBottom w:val="0"/>
      <w:divBdr>
        <w:top w:val="none" w:sz="0" w:space="0" w:color="auto"/>
        <w:left w:val="none" w:sz="0" w:space="0" w:color="auto"/>
        <w:bottom w:val="none" w:sz="0" w:space="0" w:color="auto"/>
        <w:right w:val="none" w:sz="0" w:space="0" w:color="auto"/>
      </w:divBdr>
    </w:div>
    <w:div w:id="752822878">
      <w:bodyDiv w:val="1"/>
      <w:marLeft w:val="0"/>
      <w:marRight w:val="0"/>
      <w:marTop w:val="0"/>
      <w:marBottom w:val="0"/>
      <w:divBdr>
        <w:top w:val="none" w:sz="0" w:space="0" w:color="auto"/>
        <w:left w:val="none" w:sz="0" w:space="0" w:color="auto"/>
        <w:bottom w:val="none" w:sz="0" w:space="0" w:color="auto"/>
        <w:right w:val="none" w:sz="0" w:space="0" w:color="auto"/>
      </w:divBdr>
    </w:div>
    <w:div w:id="763571622">
      <w:bodyDiv w:val="1"/>
      <w:marLeft w:val="0"/>
      <w:marRight w:val="0"/>
      <w:marTop w:val="0"/>
      <w:marBottom w:val="0"/>
      <w:divBdr>
        <w:top w:val="none" w:sz="0" w:space="0" w:color="auto"/>
        <w:left w:val="none" w:sz="0" w:space="0" w:color="auto"/>
        <w:bottom w:val="none" w:sz="0" w:space="0" w:color="auto"/>
        <w:right w:val="none" w:sz="0" w:space="0" w:color="auto"/>
      </w:divBdr>
    </w:div>
    <w:div w:id="765812173">
      <w:bodyDiv w:val="1"/>
      <w:marLeft w:val="0"/>
      <w:marRight w:val="0"/>
      <w:marTop w:val="0"/>
      <w:marBottom w:val="0"/>
      <w:divBdr>
        <w:top w:val="none" w:sz="0" w:space="0" w:color="auto"/>
        <w:left w:val="none" w:sz="0" w:space="0" w:color="auto"/>
        <w:bottom w:val="none" w:sz="0" w:space="0" w:color="auto"/>
        <w:right w:val="none" w:sz="0" w:space="0" w:color="auto"/>
      </w:divBdr>
    </w:div>
    <w:div w:id="807666828">
      <w:bodyDiv w:val="1"/>
      <w:marLeft w:val="0"/>
      <w:marRight w:val="0"/>
      <w:marTop w:val="0"/>
      <w:marBottom w:val="0"/>
      <w:divBdr>
        <w:top w:val="none" w:sz="0" w:space="0" w:color="auto"/>
        <w:left w:val="none" w:sz="0" w:space="0" w:color="auto"/>
        <w:bottom w:val="none" w:sz="0" w:space="0" w:color="auto"/>
        <w:right w:val="none" w:sz="0" w:space="0" w:color="auto"/>
      </w:divBdr>
    </w:div>
    <w:div w:id="843396865">
      <w:bodyDiv w:val="1"/>
      <w:marLeft w:val="0"/>
      <w:marRight w:val="0"/>
      <w:marTop w:val="0"/>
      <w:marBottom w:val="0"/>
      <w:divBdr>
        <w:top w:val="none" w:sz="0" w:space="0" w:color="auto"/>
        <w:left w:val="none" w:sz="0" w:space="0" w:color="auto"/>
        <w:bottom w:val="none" w:sz="0" w:space="0" w:color="auto"/>
        <w:right w:val="none" w:sz="0" w:space="0" w:color="auto"/>
      </w:divBdr>
    </w:div>
    <w:div w:id="850803797">
      <w:bodyDiv w:val="1"/>
      <w:marLeft w:val="0"/>
      <w:marRight w:val="0"/>
      <w:marTop w:val="0"/>
      <w:marBottom w:val="0"/>
      <w:divBdr>
        <w:top w:val="none" w:sz="0" w:space="0" w:color="auto"/>
        <w:left w:val="none" w:sz="0" w:space="0" w:color="auto"/>
        <w:bottom w:val="none" w:sz="0" w:space="0" w:color="auto"/>
        <w:right w:val="none" w:sz="0" w:space="0" w:color="auto"/>
      </w:divBdr>
    </w:div>
    <w:div w:id="898856223">
      <w:bodyDiv w:val="1"/>
      <w:marLeft w:val="0"/>
      <w:marRight w:val="0"/>
      <w:marTop w:val="0"/>
      <w:marBottom w:val="0"/>
      <w:divBdr>
        <w:top w:val="none" w:sz="0" w:space="0" w:color="auto"/>
        <w:left w:val="none" w:sz="0" w:space="0" w:color="auto"/>
        <w:bottom w:val="none" w:sz="0" w:space="0" w:color="auto"/>
        <w:right w:val="none" w:sz="0" w:space="0" w:color="auto"/>
      </w:divBdr>
    </w:div>
    <w:div w:id="936602506">
      <w:bodyDiv w:val="1"/>
      <w:marLeft w:val="0"/>
      <w:marRight w:val="0"/>
      <w:marTop w:val="0"/>
      <w:marBottom w:val="0"/>
      <w:divBdr>
        <w:top w:val="none" w:sz="0" w:space="0" w:color="auto"/>
        <w:left w:val="none" w:sz="0" w:space="0" w:color="auto"/>
        <w:bottom w:val="none" w:sz="0" w:space="0" w:color="auto"/>
        <w:right w:val="none" w:sz="0" w:space="0" w:color="auto"/>
      </w:divBdr>
    </w:div>
    <w:div w:id="944581790">
      <w:bodyDiv w:val="1"/>
      <w:marLeft w:val="0"/>
      <w:marRight w:val="0"/>
      <w:marTop w:val="0"/>
      <w:marBottom w:val="0"/>
      <w:divBdr>
        <w:top w:val="none" w:sz="0" w:space="0" w:color="auto"/>
        <w:left w:val="none" w:sz="0" w:space="0" w:color="auto"/>
        <w:bottom w:val="none" w:sz="0" w:space="0" w:color="auto"/>
        <w:right w:val="none" w:sz="0" w:space="0" w:color="auto"/>
      </w:divBdr>
    </w:div>
    <w:div w:id="997076812">
      <w:bodyDiv w:val="1"/>
      <w:marLeft w:val="0"/>
      <w:marRight w:val="0"/>
      <w:marTop w:val="0"/>
      <w:marBottom w:val="0"/>
      <w:divBdr>
        <w:top w:val="none" w:sz="0" w:space="0" w:color="auto"/>
        <w:left w:val="none" w:sz="0" w:space="0" w:color="auto"/>
        <w:bottom w:val="none" w:sz="0" w:space="0" w:color="auto"/>
        <w:right w:val="none" w:sz="0" w:space="0" w:color="auto"/>
      </w:divBdr>
    </w:div>
    <w:div w:id="1029842613">
      <w:bodyDiv w:val="1"/>
      <w:marLeft w:val="0"/>
      <w:marRight w:val="0"/>
      <w:marTop w:val="0"/>
      <w:marBottom w:val="0"/>
      <w:divBdr>
        <w:top w:val="none" w:sz="0" w:space="0" w:color="auto"/>
        <w:left w:val="none" w:sz="0" w:space="0" w:color="auto"/>
        <w:bottom w:val="none" w:sz="0" w:space="0" w:color="auto"/>
        <w:right w:val="none" w:sz="0" w:space="0" w:color="auto"/>
      </w:divBdr>
    </w:div>
    <w:div w:id="1031146157">
      <w:bodyDiv w:val="1"/>
      <w:marLeft w:val="0"/>
      <w:marRight w:val="0"/>
      <w:marTop w:val="0"/>
      <w:marBottom w:val="0"/>
      <w:divBdr>
        <w:top w:val="none" w:sz="0" w:space="0" w:color="auto"/>
        <w:left w:val="none" w:sz="0" w:space="0" w:color="auto"/>
        <w:bottom w:val="none" w:sz="0" w:space="0" w:color="auto"/>
        <w:right w:val="none" w:sz="0" w:space="0" w:color="auto"/>
      </w:divBdr>
    </w:div>
    <w:div w:id="1031613543">
      <w:bodyDiv w:val="1"/>
      <w:marLeft w:val="0"/>
      <w:marRight w:val="0"/>
      <w:marTop w:val="0"/>
      <w:marBottom w:val="0"/>
      <w:divBdr>
        <w:top w:val="none" w:sz="0" w:space="0" w:color="auto"/>
        <w:left w:val="none" w:sz="0" w:space="0" w:color="auto"/>
        <w:bottom w:val="none" w:sz="0" w:space="0" w:color="auto"/>
        <w:right w:val="none" w:sz="0" w:space="0" w:color="auto"/>
      </w:divBdr>
    </w:div>
    <w:div w:id="1044788528">
      <w:bodyDiv w:val="1"/>
      <w:marLeft w:val="0"/>
      <w:marRight w:val="0"/>
      <w:marTop w:val="0"/>
      <w:marBottom w:val="0"/>
      <w:divBdr>
        <w:top w:val="none" w:sz="0" w:space="0" w:color="auto"/>
        <w:left w:val="none" w:sz="0" w:space="0" w:color="auto"/>
        <w:bottom w:val="none" w:sz="0" w:space="0" w:color="auto"/>
        <w:right w:val="none" w:sz="0" w:space="0" w:color="auto"/>
      </w:divBdr>
    </w:div>
    <w:div w:id="1046565397">
      <w:bodyDiv w:val="1"/>
      <w:marLeft w:val="0"/>
      <w:marRight w:val="0"/>
      <w:marTop w:val="0"/>
      <w:marBottom w:val="0"/>
      <w:divBdr>
        <w:top w:val="none" w:sz="0" w:space="0" w:color="auto"/>
        <w:left w:val="none" w:sz="0" w:space="0" w:color="auto"/>
        <w:bottom w:val="none" w:sz="0" w:space="0" w:color="auto"/>
        <w:right w:val="none" w:sz="0" w:space="0" w:color="auto"/>
      </w:divBdr>
    </w:div>
    <w:div w:id="1048603086">
      <w:bodyDiv w:val="1"/>
      <w:marLeft w:val="0"/>
      <w:marRight w:val="0"/>
      <w:marTop w:val="0"/>
      <w:marBottom w:val="0"/>
      <w:divBdr>
        <w:top w:val="none" w:sz="0" w:space="0" w:color="auto"/>
        <w:left w:val="none" w:sz="0" w:space="0" w:color="auto"/>
        <w:bottom w:val="none" w:sz="0" w:space="0" w:color="auto"/>
        <w:right w:val="none" w:sz="0" w:space="0" w:color="auto"/>
      </w:divBdr>
    </w:div>
    <w:div w:id="1051922954">
      <w:bodyDiv w:val="1"/>
      <w:marLeft w:val="0"/>
      <w:marRight w:val="0"/>
      <w:marTop w:val="0"/>
      <w:marBottom w:val="0"/>
      <w:divBdr>
        <w:top w:val="none" w:sz="0" w:space="0" w:color="auto"/>
        <w:left w:val="none" w:sz="0" w:space="0" w:color="auto"/>
        <w:bottom w:val="none" w:sz="0" w:space="0" w:color="auto"/>
        <w:right w:val="none" w:sz="0" w:space="0" w:color="auto"/>
      </w:divBdr>
    </w:div>
    <w:div w:id="1079861609">
      <w:bodyDiv w:val="1"/>
      <w:marLeft w:val="0"/>
      <w:marRight w:val="0"/>
      <w:marTop w:val="0"/>
      <w:marBottom w:val="0"/>
      <w:divBdr>
        <w:top w:val="none" w:sz="0" w:space="0" w:color="auto"/>
        <w:left w:val="none" w:sz="0" w:space="0" w:color="auto"/>
        <w:bottom w:val="none" w:sz="0" w:space="0" w:color="auto"/>
        <w:right w:val="none" w:sz="0" w:space="0" w:color="auto"/>
      </w:divBdr>
    </w:div>
    <w:div w:id="1092972319">
      <w:bodyDiv w:val="1"/>
      <w:marLeft w:val="0"/>
      <w:marRight w:val="0"/>
      <w:marTop w:val="0"/>
      <w:marBottom w:val="0"/>
      <w:divBdr>
        <w:top w:val="none" w:sz="0" w:space="0" w:color="auto"/>
        <w:left w:val="none" w:sz="0" w:space="0" w:color="auto"/>
        <w:bottom w:val="none" w:sz="0" w:space="0" w:color="auto"/>
        <w:right w:val="none" w:sz="0" w:space="0" w:color="auto"/>
      </w:divBdr>
    </w:div>
    <w:div w:id="1121069950">
      <w:bodyDiv w:val="1"/>
      <w:marLeft w:val="0"/>
      <w:marRight w:val="0"/>
      <w:marTop w:val="0"/>
      <w:marBottom w:val="0"/>
      <w:divBdr>
        <w:top w:val="none" w:sz="0" w:space="0" w:color="auto"/>
        <w:left w:val="none" w:sz="0" w:space="0" w:color="auto"/>
        <w:bottom w:val="none" w:sz="0" w:space="0" w:color="auto"/>
        <w:right w:val="none" w:sz="0" w:space="0" w:color="auto"/>
      </w:divBdr>
    </w:div>
    <w:div w:id="1133986191">
      <w:bodyDiv w:val="1"/>
      <w:marLeft w:val="0"/>
      <w:marRight w:val="0"/>
      <w:marTop w:val="0"/>
      <w:marBottom w:val="0"/>
      <w:divBdr>
        <w:top w:val="none" w:sz="0" w:space="0" w:color="auto"/>
        <w:left w:val="none" w:sz="0" w:space="0" w:color="auto"/>
        <w:bottom w:val="none" w:sz="0" w:space="0" w:color="auto"/>
        <w:right w:val="none" w:sz="0" w:space="0" w:color="auto"/>
      </w:divBdr>
      <w:divsChild>
        <w:div w:id="1444226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250632">
      <w:bodyDiv w:val="1"/>
      <w:marLeft w:val="0"/>
      <w:marRight w:val="0"/>
      <w:marTop w:val="0"/>
      <w:marBottom w:val="0"/>
      <w:divBdr>
        <w:top w:val="none" w:sz="0" w:space="0" w:color="auto"/>
        <w:left w:val="none" w:sz="0" w:space="0" w:color="auto"/>
        <w:bottom w:val="none" w:sz="0" w:space="0" w:color="auto"/>
        <w:right w:val="none" w:sz="0" w:space="0" w:color="auto"/>
      </w:divBdr>
    </w:div>
    <w:div w:id="1207790846">
      <w:bodyDiv w:val="1"/>
      <w:marLeft w:val="0"/>
      <w:marRight w:val="0"/>
      <w:marTop w:val="0"/>
      <w:marBottom w:val="0"/>
      <w:divBdr>
        <w:top w:val="none" w:sz="0" w:space="0" w:color="auto"/>
        <w:left w:val="none" w:sz="0" w:space="0" w:color="auto"/>
        <w:bottom w:val="none" w:sz="0" w:space="0" w:color="auto"/>
        <w:right w:val="none" w:sz="0" w:space="0" w:color="auto"/>
      </w:divBdr>
    </w:div>
    <w:div w:id="1236939513">
      <w:bodyDiv w:val="1"/>
      <w:marLeft w:val="0"/>
      <w:marRight w:val="0"/>
      <w:marTop w:val="0"/>
      <w:marBottom w:val="0"/>
      <w:divBdr>
        <w:top w:val="none" w:sz="0" w:space="0" w:color="auto"/>
        <w:left w:val="none" w:sz="0" w:space="0" w:color="auto"/>
        <w:bottom w:val="none" w:sz="0" w:space="0" w:color="auto"/>
        <w:right w:val="none" w:sz="0" w:space="0" w:color="auto"/>
      </w:divBdr>
    </w:div>
    <w:div w:id="1282106667">
      <w:bodyDiv w:val="1"/>
      <w:marLeft w:val="0"/>
      <w:marRight w:val="0"/>
      <w:marTop w:val="0"/>
      <w:marBottom w:val="0"/>
      <w:divBdr>
        <w:top w:val="none" w:sz="0" w:space="0" w:color="auto"/>
        <w:left w:val="none" w:sz="0" w:space="0" w:color="auto"/>
        <w:bottom w:val="none" w:sz="0" w:space="0" w:color="auto"/>
        <w:right w:val="none" w:sz="0" w:space="0" w:color="auto"/>
      </w:divBdr>
    </w:div>
    <w:div w:id="1287002977">
      <w:bodyDiv w:val="1"/>
      <w:marLeft w:val="0"/>
      <w:marRight w:val="0"/>
      <w:marTop w:val="0"/>
      <w:marBottom w:val="0"/>
      <w:divBdr>
        <w:top w:val="none" w:sz="0" w:space="0" w:color="auto"/>
        <w:left w:val="none" w:sz="0" w:space="0" w:color="auto"/>
        <w:bottom w:val="none" w:sz="0" w:space="0" w:color="auto"/>
        <w:right w:val="none" w:sz="0" w:space="0" w:color="auto"/>
      </w:divBdr>
    </w:div>
    <w:div w:id="1312365316">
      <w:bodyDiv w:val="1"/>
      <w:marLeft w:val="0"/>
      <w:marRight w:val="0"/>
      <w:marTop w:val="0"/>
      <w:marBottom w:val="0"/>
      <w:divBdr>
        <w:top w:val="none" w:sz="0" w:space="0" w:color="auto"/>
        <w:left w:val="none" w:sz="0" w:space="0" w:color="auto"/>
        <w:bottom w:val="none" w:sz="0" w:space="0" w:color="auto"/>
        <w:right w:val="none" w:sz="0" w:space="0" w:color="auto"/>
      </w:divBdr>
    </w:div>
    <w:div w:id="1363088437">
      <w:bodyDiv w:val="1"/>
      <w:marLeft w:val="0"/>
      <w:marRight w:val="0"/>
      <w:marTop w:val="0"/>
      <w:marBottom w:val="0"/>
      <w:divBdr>
        <w:top w:val="none" w:sz="0" w:space="0" w:color="auto"/>
        <w:left w:val="none" w:sz="0" w:space="0" w:color="auto"/>
        <w:bottom w:val="none" w:sz="0" w:space="0" w:color="auto"/>
        <w:right w:val="none" w:sz="0" w:space="0" w:color="auto"/>
      </w:divBdr>
    </w:div>
    <w:div w:id="1363744906">
      <w:bodyDiv w:val="1"/>
      <w:marLeft w:val="0"/>
      <w:marRight w:val="0"/>
      <w:marTop w:val="0"/>
      <w:marBottom w:val="0"/>
      <w:divBdr>
        <w:top w:val="none" w:sz="0" w:space="0" w:color="auto"/>
        <w:left w:val="none" w:sz="0" w:space="0" w:color="auto"/>
        <w:bottom w:val="none" w:sz="0" w:space="0" w:color="auto"/>
        <w:right w:val="none" w:sz="0" w:space="0" w:color="auto"/>
      </w:divBdr>
    </w:div>
    <w:div w:id="1458452486">
      <w:bodyDiv w:val="1"/>
      <w:marLeft w:val="0"/>
      <w:marRight w:val="0"/>
      <w:marTop w:val="0"/>
      <w:marBottom w:val="0"/>
      <w:divBdr>
        <w:top w:val="none" w:sz="0" w:space="0" w:color="auto"/>
        <w:left w:val="none" w:sz="0" w:space="0" w:color="auto"/>
        <w:bottom w:val="none" w:sz="0" w:space="0" w:color="auto"/>
        <w:right w:val="none" w:sz="0" w:space="0" w:color="auto"/>
      </w:divBdr>
      <w:divsChild>
        <w:div w:id="57678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1949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571560">
      <w:bodyDiv w:val="1"/>
      <w:marLeft w:val="0"/>
      <w:marRight w:val="0"/>
      <w:marTop w:val="0"/>
      <w:marBottom w:val="0"/>
      <w:divBdr>
        <w:top w:val="none" w:sz="0" w:space="0" w:color="auto"/>
        <w:left w:val="none" w:sz="0" w:space="0" w:color="auto"/>
        <w:bottom w:val="none" w:sz="0" w:space="0" w:color="auto"/>
        <w:right w:val="none" w:sz="0" w:space="0" w:color="auto"/>
      </w:divBdr>
    </w:div>
    <w:div w:id="1486437470">
      <w:bodyDiv w:val="1"/>
      <w:marLeft w:val="0"/>
      <w:marRight w:val="0"/>
      <w:marTop w:val="0"/>
      <w:marBottom w:val="0"/>
      <w:divBdr>
        <w:top w:val="none" w:sz="0" w:space="0" w:color="auto"/>
        <w:left w:val="none" w:sz="0" w:space="0" w:color="auto"/>
        <w:bottom w:val="none" w:sz="0" w:space="0" w:color="auto"/>
        <w:right w:val="none" w:sz="0" w:space="0" w:color="auto"/>
      </w:divBdr>
    </w:div>
    <w:div w:id="1517845126">
      <w:bodyDiv w:val="1"/>
      <w:marLeft w:val="0"/>
      <w:marRight w:val="0"/>
      <w:marTop w:val="0"/>
      <w:marBottom w:val="0"/>
      <w:divBdr>
        <w:top w:val="none" w:sz="0" w:space="0" w:color="auto"/>
        <w:left w:val="none" w:sz="0" w:space="0" w:color="auto"/>
        <w:bottom w:val="none" w:sz="0" w:space="0" w:color="auto"/>
        <w:right w:val="none" w:sz="0" w:space="0" w:color="auto"/>
      </w:divBdr>
    </w:div>
    <w:div w:id="1522742890">
      <w:bodyDiv w:val="1"/>
      <w:marLeft w:val="0"/>
      <w:marRight w:val="0"/>
      <w:marTop w:val="0"/>
      <w:marBottom w:val="0"/>
      <w:divBdr>
        <w:top w:val="none" w:sz="0" w:space="0" w:color="auto"/>
        <w:left w:val="none" w:sz="0" w:space="0" w:color="auto"/>
        <w:bottom w:val="none" w:sz="0" w:space="0" w:color="auto"/>
        <w:right w:val="none" w:sz="0" w:space="0" w:color="auto"/>
      </w:divBdr>
    </w:div>
    <w:div w:id="1530990124">
      <w:bodyDiv w:val="1"/>
      <w:marLeft w:val="0"/>
      <w:marRight w:val="0"/>
      <w:marTop w:val="0"/>
      <w:marBottom w:val="0"/>
      <w:divBdr>
        <w:top w:val="none" w:sz="0" w:space="0" w:color="auto"/>
        <w:left w:val="none" w:sz="0" w:space="0" w:color="auto"/>
        <w:bottom w:val="none" w:sz="0" w:space="0" w:color="auto"/>
        <w:right w:val="none" w:sz="0" w:space="0" w:color="auto"/>
      </w:divBdr>
      <w:divsChild>
        <w:div w:id="701394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09543">
      <w:bodyDiv w:val="1"/>
      <w:marLeft w:val="0"/>
      <w:marRight w:val="0"/>
      <w:marTop w:val="0"/>
      <w:marBottom w:val="0"/>
      <w:divBdr>
        <w:top w:val="none" w:sz="0" w:space="0" w:color="auto"/>
        <w:left w:val="none" w:sz="0" w:space="0" w:color="auto"/>
        <w:bottom w:val="none" w:sz="0" w:space="0" w:color="auto"/>
        <w:right w:val="none" w:sz="0" w:space="0" w:color="auto"/>
      </w:divBdr>
    </w:div>
    <w:div w:id="1583223167">
      <w:bodyDiv w:val="1"/>
      <w:marLeft w:val="0"/>
      <w:marRight w:val="0"/>
      <w:marTop w:val="0"/>
      <w:marBottom w:val="0"/>
      <w:divBdr>
        <w:top w:val="none" w:sz="0" w:space="0" w:color="auto"/>
        <w:left w:val="none" w:sz="0" w:space="0" w:color="auto"/>
        <w:bottom w:val="none" w:sz="0" w:space="0" w:color="auto"/>
        <w:right w:val="none" w:sz="0" w:space="0" w:color="auto"/>
      </w:divBdr>
    </w:div>
    <w:div w:id="1618020515">
      <w:bodyDiv w:val="1"/>
      <w:marLeft w:val="0"/>
      <w:marRight w:val="0"/>
      <w:marTop w:val="0"/>
      <w:marBottom w:val="0"/>
      <w:divBdr>
        <w:top w:val="none" w:sz="0" w:space="0" w:color="auto"/>
        <w:left w:val="none" w:sz="0" w:space="0" w:color="auto"/>
        <w:bottom w:val="none" w:sz="0" w:space="0" w:color="auto"/>
        <w:right w:val="none" w:sz="0" w:space="0" w:color="auto"/>
      </w:divBdr>
    </w:div>
    <w:div w:id="1623029779">
      <w:bodyDiv w:val="1"/>
      <w:marLeft w:val="0"/>
      <w:marRight w:val="0"/>
      <w:marTop w:val="0"/>
      <w:marBottom w:val="0"/>
      <w:divBdr>
        <w:top w:val="none" w:sz="0" w:space="0" w:color="auto"/>
        <w:left w:val="none" w:sz="0" w:space="0" w:color="auto"/>
        <w:bottom w:val="none" w:sz="0" w:space="0" w:color="auto"/>
        <w:right w:val="none" w:sz="0" w:space="0" w:color="auto"/>
      </w:divBdr>
    </w:div>
    <w:div w:id="1685129280">
      <w:bodyDiv w:val="1"/>
      <w:marLeft w:val="0"/>
      <w:marRight w:val="0"/>
      <w:marTop w:val="0"/>
      <w:marBottom w:val="0"/>
      <w:divBdr>
        <w:top w:val="none" w:sz="0" w:space="0" w:color="auto"/>
        <w:left w:val="none" w:sz="0" w:space="0" w:color="auto"/>
        <w:bottom w:val="none" w:sz="0" w:space="0" w:color="auto"/>
        <w:right w:val="none" w:sz="0" w:space="0" w:color="auto"/>
      </w:divBdr>
    </w:div>
    <w:div w:id="1717003324">
      <w:bodyDiv w:val="1"/>
      <w:marLeft w:val="0"/>
      <w:marRight w:val="0"/>
      <w:marTop w:val="0"/>
      <w:marBottom w:val="0"/>
      <w:divBdr>
        <w:top w:val="none" w:sz="0" w:space="0" w:color="auto"/>
        <w:left w:val="none" w:sz="0" w:space="0" w:color="auto"/>
        <w:bottom w:val="none" w:sz="0" w:space="0" w:color="auto"/>
        <w:right w:val="none" w:sz="0" w:space="0" w:color="auto"/>
      </w:divBdr>
    </w:div>
    <w:div w:id="1719552431">
      <w:bodyDiv w:val="1"/>
      <w:marLeft w:val="0"/>
      <w:marRight w:val="0"/>
      <w:marTop w:val="0"/>
      <w:marBottom w:val="0"/>
      <w:divBdr>
        <w:top w:val="none" w:sz="0" w:space="0" w:color="auto"/>
        <w:left w:val="none" w:sz="0" w:space="0" w:color="auto"/>
        <w:bottom w:val="none" w:sz="0" w:space="0" w:color="auto"/>
        <w:right w:val="none" w:sz="0" w:space="0" w:color="auto"/>
      </w:divBdr>
    </w:div>
    <w:div w:id="1750736018">
      <w:bodyDiv w:val="1"/>
      <w:marLeft w:val="0"/>
      <w:marRight w:val="0"/>
      <w:marTop w:val="0"/>
      <w:marBottom w:val="0"/>
      <w:divBdr>
        <w:top w:val="none" w:sz="0" w:space="0" w:color="auto"/>
        <w:left w:val="none" w:sz="0" w:space="0" w:color="auto"/>
        <w:bottom w:val="none" w:sz="0" w:space="0" w:color="auto"/>
        <w:right w:val="none" w:sz="0" w:space="0" w:color="auto"/>
      </w:divBdr>
    </w:div>
    <w:div w:id="1797677615">
      <w:bodyDiv w:val="1"/>
      <w:marLeft w:val="0"/>
      <w:marRight w:val="0"/>
      <w:marTop w:val="0"/>
      <w:marBottom w:val="0"/>
      <w:divBdr>
        <w:top w:val="none" w:sz="0" w:space="0" w:color="auto"/>
        <w:left w:val="none" w:sz="0" w:space="0" w:color="auto"/>
        <w:bottom w:val="none" w:sz="0" w:space="0" w:color="auto"/>
        <w:right w:val="none" w:sz="0" w:space="0" w:color="auto"/>
      </w:divBdr>
    </w:div>
    <w:div w:id="1801803531">
      <w:bodyDiv w:val="1"/>
      <w:marLeft w:val="0"/>
      <w:marRight w:val="0"/>
      <w:marTop w:val="0"/>
      <w:marBottom w:val="0"/>
      <w:divBdr>
        <w:top w:val="none" w:sz="0" w:space="0" w:color="auto"/>
        <w:left w:val="none" w:sz="0" w:space="0" w:color="auto"/>
        <w:bottom w:val="none" w:sz="0" w:space="0" w:color="auto"/>
        <w:right w:val="none" w:sz="0" w:space="0" w:color="auto"/>
      </w:divBdr>
    </w:div>
    <w:div w:id="1827744030">
      <w:bodyDiv w:val="1"/>
      <w:marLeft w:val="0"/>
      <w:marRight w:val="0"/>
      <w:marTop w:val="0"/>
      <w:marBottom w:val="0"/>
      <w:divBdr>
        <w:top w:val="none" w:sz="0" w:space="0" w:color="auto"/>
        <w:left w:val="none" w:sz="0" w:space="0" w:color="auto"/>
        <w:bottom w:val="none" w:sz="0" w:space="0" w:color="auto"/>
        <w:right w:val="none" w:sz="0" w:space="0" w:color="auto"/>
      </w:divBdr>
    </w:div>
    <w:div w:id="1857960877">
      <w:bodyDiv w:val="1"/>
      <w:marLeft w:val="0"/>
      <w:marRight w:val="0"/>
      <w:marTop w:val="0"/>
      <w:marBottom w:val="0"/>
      <w:divBdr>
        <w:top w:val="none" w:sz="0" w:space="0" w:color="auto"/>
        <w:left w:val="none" w:sz="0" w:space="0" w:color="auto"/>
        <w:bottom w:val="none" w:sz="0" w:space="0" w:color="auto"/>
        <w:right w:val="none" w:sz="0" w:space="0" w:color="auto"/>
      </w:divBdr>
    </w:div>
    <w:div w:id="1870725477">
      <w:bodyDiv w:val="1"/>
      <w:marLeft w:val="0"/>
      <w:marRight w:val="0"/>
      <w:marTop w:val="0"/>
      <w:marBottom w:val="0"/>
      <w:divBdr>
        <w:top w:val="none" w:sz="0" w:space="0" w:color="auto"/>
        <w:left w:val="none" w:sz="0" w:space="0" w:color="auto"/>
        <w:bottom w:val="none" w:sz="0" w:space="0" w:color="auto"/>
        <w:right w:val="none" w:sz="0" w:space="0" w:color="auto"/>
      </w:divBdr>
    </w:div>
    <w:div w:id="1871144381">
      <w:bodyDiv w:val="1"/>
      <w:marLeft w:val="0"/>
      <w:marRight w:val="0"/>
      <w:marTop w:val="0"/>
      <w:marBottom w:val="0"/>
      <w:divBdr>
        <w:top w:val="none" w:sz="0" w:space="0" w:color="auto"/>
        <w:left w:val="none" w:sz="0" w:space="0" w:color="auto"/>
        <w:bottom w:val="none" w:sz="0" w:space="0" w:color="auto"/>
        <w:right w:val="none" w:sz="0" w:space="0" w:color="auto"/>
      </w:divBdr>
    </w:div>
    <w:div w:id="1876892386">
      <w:bodyDiv w:val="1"/>
      <w:marLeft w:val="0"/>
      <w:marRight w:val="0"/>
      <w:marTop w:val="0"/>
      <w:marBottom w:val="0"/>
      <w:divBdr>
        <w:top w:val="none" w:sz="0" w:space="0" w:color="auto"/>
        <w:left w:val="none" w:sz="0" w:space="0" w:color="auto"/>
        <w:bottom w:val="none" w:sz="0" w:space="0" w:color="auto"/>
        <w:right w:val="none" w:sz="0" w:space="0" w:color="auto"/>
      </w:divBdr>
    </w:div>
    <w:div w:id="1881432951">
      <w:bodyDiv w:val="1"/>
      <w:marLeft w:val="0"/>
      <w:marRight w:val="0"/>
      <w:marTop w:val="0"/>
      <w:marBottom w:val="0"/>
      <w:divBdr>
        <w:top w:val="none" w:sz="0" w:space="0" w:color="auto"/>
        <w:left w:val="none" w:sz="0" w:space="0" w:color="auto"/>
        <w:bottom w:val="none" w:sz="0" w:space="0" w:color="auto"/>
        <w:right w:val="none" w:sz="0" w:space="0" w:color="auto"/>
      </w:divBdr>
    </w:div>
    <w:div w:id="1946384000">
      <w:bodyDiv w:val="1"/>
      <w:marLeft w:val="0"/>
      <w:marRight w:val="0"/>
      <w:marTop w:val="0"/>
      <w:marBottom w:val="0"/>
      <w:divBdr>
        <w:top w:val="none" w:sz="0" w:space="0" w:color="auto"/>
        <w:left w:val="none" w:sz="0" w:space="0" w:color="auto"/>
        <w:bottom w:val="none" w:sz="0" w:space="0" w:color="auto"/>
        <w:right w:val="none" w:sz="0" w:space="0" w:color="auto"/>
      </w:divBdr>
      <w:divsChild>
        <w:div w:id="67495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557121">
      <w:bodyDiv w:val="1"/>
      <w:marLeft w:val="0"/>
      <w:marRight w:val="0"/>
      <w:marTop w:val="0"/>
      <w:marBottom w:val="0"/>
      <w:divBdr>
        <w:top w:val="none" w:sz="0" w:space="0" w:color="auto"/>
        <w:left w:val="none" w:sz="0" w:space="0" w:color="auto"/>
        <w:bottom w:val="none" w:sz="0" w:space="0" w:color="auto"/>
        <w:right w:val="none" w:sz="0" w:space="0" w:color="auto"/>
      </w:divBdr>
    </w:div>
    <w:div w:id="1982929501">
      <w:bodyDiv w:val="1"/>
      <w:marLeft w:val="0"/>
      <w:marRight w:val="0"/>
      <w:marTop w:val="0"/>
      <w:marBottom w:val="0"/>
      <w:divBdr>
        <w:top w:val="none" w:sz="0" w:space="0" w:color="auto"/>
        <w:left w:val="none" w:sz="0" w:space="0" w:color="auto"/>
        <w:bottom w:val="none" w:sz="0" w:space="0" w:color="auto"/>
        <w:right w:val="none" w:sz="0" w:space="0" w:color="auto"/>
      </w:divBdr>
    </w:div>
    <w:div w:id="1987464428">
      <w:bodyDiv w:val="1"/>
      <w:marLeft w:val="0"/>
      <w:marRight w:val="0"/>
      <w:marTop w:val="0"/>
      <w:marBottom w:val="0"/>
      <w:divBdr>
        <w:top w:val="none" w:sz="0" w:space="0" w:color="auto"/>
        <w:left w:val="none" w:sz="0" w:space="0" w:color="auto"/>
        <w:bottom w:val="none" w:sz="0" w:space="0" w:color="auto"/>
        <w:right w:val="none" w:sz="0" w:space="0" w:color="auto"/>
      </w:divBdr>
    </w:div>
    <w:div w:id="2012637555">
      <w:bodyDiv w:val="1"/>
      <w:marLeft w:val="0"/>
      <w:marRight w:val="0"/>
      <w:marTop w:val="0"/>
      <w:marBottom w:val="0"/>
      <w:divBdr>
        <w:top w:val="none" w:sz="0" w:space="0" w:color="auto"/>
        <w:left w:val="none" w:sz="0" w:space="0" w:color="auto"/>
        <w:bottom w:val="none" w:sz="0" w:space="0" w:color="auto"/>
        <w:right w:val="none" w:sz="0" w:space="0" w:color="auto"/>
      </w:divBdr>
    </w:div>
    <w:div w:id="2029021079">
      <w:bodyDiv w:val="1"/>
      <w:marLeft w:val="0"/>
      <w:marRight w:val="0"/>
      <w:marTop w:val="0"/>
      <w:marBottom w:val="0"/>
      <w:divBdr>
        <w:top w:val="none" w:sz="0" w:space="0" w:color="auto"/>
        <w:left w:val="none" w:sz="0" w:space="0" w:color="auto"/>
        <w:bottom w:val="none" w:sz="0" w:space="0" w:color="auto"/>
        <w:right w:val="none" w:sz="0" w:space="0" w:color="auto"/>
      </w:divBdr>
    </w:div>
    <w:div w:id="2054452507">
      <w:bodyDiv w:val="1"/>
      <w:marLeft w:val="0"/>
      <w:marRight w:val="0"/>
      <w:marTop w:val="0"/>
      <w:marBottom w:val="0"/>
      <w:divBdr>
        <w:top w:val="none" w:sz="0" w:space="0" w:color="auto"/>
        <w:left w:val="none" w:sz="0" w:space="0" w:color="auto"/>
        <w:bottom w:val="none" w:sz="0" w:space="0" w:color="auto"/>
        <w:right w:val="none" w:sz="0" w:space="0" w:color="auto"/>
      </w:divBdr>
    </w:div>
    <w:div w:id="2124690009">
      <w:bodyDiv w:val="1"/>
      <w:marLeft w:val="0"/>
      <w:marRight w:val="0"/>
      <w:marTop w:val="0"/>
      <w:marBottom w:val="0"/>
      <w:divBdr>
        <w:top w:val="none" w:sz="0" w:space="0" w:color="auto"/>
        <w:left w:val="none" w:sz="0" w:space="0" w:color="auto"/>
        <w:bottom w:val="none" w:sz="0" w:space="0" w:color="auto"/>
        <w:right w:val="none" w:sz="0" w:space="0" w:color="auto"/>
      </w:divBdr>
      <w:divsChild>
        <w:div w:id="849949025">
          <w:marLeft w:val="0"/>
          <w:marRight w:val="0"/>
          <w:marTop w:val="0"/>
          <w:marBottom w:val="0"/>
          <w:divBdr>
            <w:top w:val="none" w:sz="0" w:space="0" w:color="auto"/>
            <w:left w:val="none" w:sz="0" w:space="0" w:color="auto"/>
            <w:bottom w:val="none" w:sz="0" w:space="0" w:color="auto"/>
            <w:right w:val="none" w:sz="0" w:space="0" w:color="auto"/>
          </w:divBdr>
          <w:divsChild>
            <w:div w:id="4287166">
              <w:marLeft w:val="0"/>
              <w:marRight w:val="0"/>
              <w:marTop w:val="0"/>
              <w:marBottom w:val="0"/>
              <w:divBdr>
                <w:top w:val="none" w:sz="0" w:space="0" w:color="auto"/>
                <w:left w:val="none" w:sz="0" w:space="0" w:color="auto"/>
                <w:bottom w:val="none" w:sz="0" w:space="0" w:color="auto"/>
                <w:right w:val="none" w:sz="0" w:space="0" w:color="auto"/>
              </w:divBdr>
            </w:div>
            <w:div w:id="6519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ldas/LLM4AE" TargetMode="External"/><Relationship Id="rId13" Type="http://schemas.openxmlformats.org/officeDocument/2006/relationships/image" Target="media/image3.png"/><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hyperlink" Target="https://github.com/seldas/LLM4AE" TargetMode="External"/><Relationship Id="rId7" Type="http://schemas.openxmlformats.org/officeDocument/2006/relationships/hyperlink" Target="mailto:Leihong.wu@fda.hhs.gov" TargetMode="Externa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mailto:oanh.dang@fda.hhs.gov" TargetMode="External"/><Relationship Id="rId11" Type="http://schemas.openxmlformats.org/officeDocument/2006/relationships/hyperlink" Target="https://docs.python.org/3/library/difflib.html"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hyperlink" Target="https://huggingface.co/collections/meta-llama/llama-4"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fda.gov/drugs/surveillance/fdas-adverse-event-reporting-system-fa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BCE64-B792-4F78-A1D1-8C11F7E7E78E}">
  <ds:schemaRefs>
    <ds:schemaRef ds:uri="http://schemas.openxmlformats.org/officeDocument/2006/bibliography"/>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Normal.dotm</Template>
  <TotalTime>630</TotalTime>
  <Pages>1</Pages>
  <Words>10201</Words>
  <Characters>58151</Characters>
  <Application>Microsoft Office Word</Application>
  <DocSecurity>4</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FDA Scientific Computing</Company>
  <LinksUpToDate>false</LinksUpToDate>
  <CharactersWithSpaces>68216</CharactersWithSpaces>
  <SharedDoc>false</SharedDoc>
  <HLinks>
    <vt:vector size="42" baseType="variant">
      <vt:variant>
        <vt:i4>1572951</vt:i4>
      </vt:variant>
      <vt:variant>
        <vt:i4>76</vt:i4>
      </vt:variant>
      <vt:variant>
        <vt:i4>0</vt:i4>
      </vt:variant>
      <vt:variant>
        <vt:i4>5</vt:i4>
      </vt:variant>
      <vt:variant>
        <vt:lpwstr>https://www.fda.gov/drugs/surveillance/fdas-adverse-event-reporting-system-faers</vt:lpwstr>
      </vt:variant>
      <vt:variant>
        <vt:lpwstr/>
      </vt:variant>
      <vt:variant>
        <vt:i4>1048666</vt:i4>
      </vt:variant>
      <vt:variant>
        <vt:i4>71</vt:i4>
      </vt:variant>
      <vt:variant>
        <vt:i4>0</vt:i4>
      </vt:variant>
      <vt:variant>
        <vt:i4>5</vt:i4>
      </vt:variant>
      <vt:variant>
        <vt:lpwstr>https://github.com/seldas/LLM4AE</vt:lpwstr>
      </vt:variant>
      <vt:variant>
        <vt:lpwstr/>
      </vt:variant>
      <vt:variant>
        <vt:i4>2883634</vt:i4>
      </vt:variant>
      <vt:variant>
        <vt:i4>51</vt:i4>
      </vt:variant>
      <vt:variant>
        <vt:i4>0</vt:i4>
      </vt:variant>
      <vt:variant>
        <vt:i4>5</vt:i4>
      </vt:variant>
      <vt:variant>
        <vt:lpwstr>https://docs.python.org/3/library/difflib.html</vt:lpwstr>
      </vt:variant>
      <vt:variant>
        <vt:lpwstr/>
      </vt:variant>
      <vt:variant>
        <vt:i4>1900613</vt:i4>
      </vt:variant>
      <vt:variant>
        <vt:i4>48</vt:i4>
      </vt:variant>
      <vt:variant>
        <vt:i4>0</vt:i4>
      </vt:variant>
      <vt:variant>
        <vt:i4>5</vt:i4>
      </vt:variant>
      <vt:variant>
        <vt:lpwstr>https://huggingface.co/collections/meta-llama/llama-4</vt:lpwstr>
      </vt:variant>
      <vt:variant>
        <vt:lpwstr/>
      </vt:variant>
      <vt:variant>
        <vt:i4>1048666</vt:i4>
      </vt:variant>
      <vt:variant>
        <vt:i4>42</vt:i4>
      </vt:variant>
      <vt:variant>
        <vt:i4>0</vt:i4>
      </vt:variant>
      <vt:variant>
        <vt:i4>5</vt:i4>
      </vt:variant>
      <vt:variant>
        <vt:lpwstr>https://github.com/seldas/LLM4AE</vt:lpwstr>
      </vt:variant>
      <vt:variant>
        <vt:lpwstr/>
      </vt:variant>
      <vt:variant>
        <vt:i4>3866633</vt:i4>
      </vt:variant>
      <vt:variant>
        <vt:i4>3</vt:i4>
      </vt:variant>
      <vt:variant>
        <vt:i4>0</vt:i4>
      </vt:variant>
      <vt:variant>
        <vt:i4>5</vt:i4>
      </vt:variant>
      <vt:variant>
        <vt:lpwstr>mailto:Leihong.wu@fda.hhs.gov</vt:lpwstr>
      </vt:variant>
      <vt:variant>
        <vt:lpwstr/>
      </vt:variant>
      <vt:variant>
        <vt:i4>4587626</vt:i4>
      </vt:variant>
      <vt:variant>
        <vt:i4>0</vt:i4>
      </vt:variant>
      <vt:variant>
        <vt:i4>0</vt:i4>
      </vt:variant>
      <vt:variant>
        <vt:i4>5</vt:i4>
      </vt:variant>
      <vt:variant>
        <vt:lpwstr>mailto:oanh.dang@fda.hhs.gov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Leihong</dc:creator>
  <cp:keywords/>
  <dc:description/>
  <cp:lastModifiedBy>Wu, Leihong</cp:lastModifiedBy>
  <cp:revision>255</cp:revision>
  <dcterms:created xsi:type="dcterms:W3CDTF">2026-04-14T22:55:00Z</dcterms:created>
  <dcterms:modified xsi:type="dcterms:W3CDTF">2026-08-31T15:02:00Z</dcterms:modified>
</cp:coreProperties>
</file>